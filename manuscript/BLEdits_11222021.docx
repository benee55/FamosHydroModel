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6C76E" w14:textId="77777777" w:rsidR="00644C69" w:rsidRDefault="00635D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Accounting model parametric uncertainty improves flood risk estimates</w:t>
      </w:r>
    </w:p>
    <w:p w14:paraId="356DAA8B" w14:textId="77777777" w:rsidR="00644C69" w:rsidRDefault="00644C69">
      <w:pPr>
        <w:jc w:val="center"/>
        <w:rPr>
          <w:rFonts w:ascii="Times New Roman" w:eastAsia="Times New Roman" w:hAnsi="Times New Roman" w:cs="Times New Roman"/>
          <w:b/>
          <w:sz w:val="24"/>
          <w:szCs w:val="24"/>
        </w:rPr>
      </w:pPr>
    </w:p>
    <w:p w14:paraId="4B345955" w14:textId="77777777" w:rsidR="00644C69" w:rsidRDefault="00635DE6">
      <w:pPr>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Sanjib Sharma</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Benjamin Seiyon Lee</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Iman Hosseini-Shakib</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Murali Haran</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Klaus Keller</w:t>
      </w:r>
      <w:r>
        <w:rPr>
          <w:rFonts w:ascii="Times New Roman" w:eastAsia="Times New Roman" w:hAnsi="Times New Roman" w:cs="Times New Roman"/>
          <w:sz w:val="24"/>
          <w:szCs w:val="24"/>
          <w:vertAlign w:val="superscript"/>
        </w:rPr>
        <w:t>1,4,5</w:t>
      </w:r>
    </w:p>
    <w:p w14:paraId="3253EC9E" w14:textId="77777777" w:rsidR="00644C69" w:rsidRDefault="00644C69">
      <w:pPr>
        <w:jc w:val="center"/>
        <w:rPr>
          <w:rFonts w:ascii="Times New Roman" w:eastAsia="Times New Roman" w:hAnsi="Times New Roman" w:cs="Times New Roman"/>
          <w:sz w:val="24"/>
          <w:szCs w:val="24"/>
          <w:vertAlign w:val="superscript"/>
        </w:rPr>
      </w:pPr>
    </w:p>
    <w:p w14:paraId="58A941F6" w14:textId="77777777" w:rsidR="00644C69" w:rsidRDefault="00635DE6">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Earth</w:t>
      </w:r>
      <w:r>
        <w:rPr>
          <w:rFonts w:ascii="Times New Roman" w:eastAsia="Times New Roman" w:hAnsi="Times New Roman" w:cs="Times New Roman"/>
          <w:sz w:val="24"/>
          <w:szCs w:val="24"/>
        </w:rPr>
        <w:t xml:space="preserve"> and Environmental Systems Institute, Pennsylvania State University, University   Park,    PA, USA</w:t>
      </w:r>
    </w:p>
    <w:p w14:paraId="70546F07" w14:textId="77777777" w:rsidR="00644C69" w:rsidRDefault="00635DE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Department of Statistics, George Mason University, Fairfax, VA, USA</w:t>
      </w:r>
    </w:p>
    <w:p w14:paraId="723458A0" w14:textId="77777777" w:rsidR="00644C69" w:rsidRDefault="00635DE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Department of Statistics, Pennsylvania State University, University Park, PA, USA</w:t>
      </w:r>
    </w:p>
    <w:p w14:paraId="5D38E058" w14:textId="77777777" w:rsidR="00644C69" w:rsidRDefault="00635DE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Depa</w:t>
      </w:r>
      <w:r>
        <w:rPr>
          <w:rFonts w:ascii="Times New Roman" w:eastAsia="Times New Roman" w:hAnsi="Times New Roman" w:cs="Times New Roman"/>
          <w:sz w:val="24"/>
          <w:szCs w:val="24"/>
        </w:rPr>
        <w:t>rtment of Geosciences, Pennsylvania State University, University Park, PA, USA</w:t>
      </w:r>
    </w:p>
    <w:p w14:paraId="6A03714C" w14:textId="77777777" w:rsidR="00644C69" w:rsidRDefault="00635DE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Thayer School of Engineering, Dartmouth College, Hanover, NH, USA </w:t>
      </w:r>
    </w:p>
    <w:p w14:paraId="211E6EF1" w14:textId="77777777" w:rsidR="00644C69" w:rsidRDefault="00635DE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(sanjibsharma66@gmail.com) </w:t>
      </w:r>
    </w:p>
    <w:p w14:paraId="2792D078" w14:textId="77777777" w:rsidR="00644C69" w:rsidRDefault="00644C69">
      <w:pPr>
        <w:shd w:val="clear" w:color="auto" w:fill="FFFFFF"/>
        <w:rPr>
          <w:rFonts w:ascii="Times New Roman" w:eastAsia="Times New Roman" w:hAnsi="Times New Roman" w:cs="Times New Roman"/>
          <w:sz w:val="24"/>
          <w:szCs w:val="24"/>
        </w:rPr>
      </w:pPr>
    </w:p>
    <w:p w14:paraId="465458EB" w14:textId="77777777" w:rsidR="00644C69" w:rsidRDefault="00635DE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Projected Submission on Water Resources Research  </w:t>
      </w:r>
    </w:p>
    <w:p w14:paraId="2CE41A98" w14:textId="77777777" w:rsidR="00644C69" w:rsidRDefault="00635D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poi</w:t>
      </w:r>
      <w:r>
        <w:rPr>
          <w:rFonts w:ascii="Times New Roman" w:eastAsia="Times New Roman" w:hAnsi="Times New Roman" w:cs="Times New Roman"/>
          <w:b/>
          <w:sz w:val="24"/>
          <w:szCs w:val="24"/>
        </w:rPr>
        <w:t>nts</w:t>
      </w:r>
    </w:p>
    <w:p w14:paraId="45DD1049" w14:textId="77777777" w:rsidR="00644C69" w:rsidRDefault="00635DE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Current approaches to characterize flood hazards often sample only a relatively small subset of the known unknowns such as hydrologic model parameters.</w:t>
      </w:r>
    </w:p>
    <w:p w14:paraId="4CC69CE8" w14:textId="77777777" w:rsidR="00644C69" w:rsidRDefault="00635DE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We implement a sequential Monte Carlo particle-based approach to fully characterize the hydrom</w:t>
      </w:r>
      <w:r>
        <w:rPr>
          <w:rFonts w:ascii="Times New Roman" w:eastAsia="Times New Roman" w:hAnsi="Times New Roman" w:cs="Times New Roman"/>
          <w:sz w:val="24"/>
          <w:szCs w:val="24"/>
        </w:rPr>
        <w:t>odel parametric uncertainty.</w:t>
      </w:r>
    </w:p>
    <w:p w14:paraId="7A7E48B2" w14:textId="77777777" w:rsidR="00644C69" w:rsidRDefault="00635DE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Accounting model parametric uncertainty improves both the flood hazard calibration and out-of-sample predictions.</w:t>
      </w:r>
    </w:p>
    <w:p w14:paraId="59B7BB64" w14:textId="77777777" w:rsidR="00644C69" w:rsidRDefault="00635DE6">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9CC65D" w14:textId="77777777" w:rsidR="00644C69" w:rsidRDefault="00635D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Keywords</w:t>
      </w:r>
    </w:p>
    <w:p w14:paraId="3172D23A" w14:textId="77777777" w:rsidR="00644C69" w:rsidRDefault="00635DE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Hydromodel calibration, particle-based approach,</w:t>
      </w:r>
    </w:p>
    <w:p w14:paraId="1CF7B90A" w14:textId="77777777" w:rsidR="00644C69" w:rsidRDefault="00635DE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uncertainty characterization, Flood hazards</w:t>
      </w:r>
    </w:p>
    <w:p w14:paraId="6682706C" w14:textId="77777777" w:rsidR="00644C69" w:rsidRDefault="00644C69">
      <w:pPr>
        <w:rPr>
          <w:rFonts w:ascii="Calibri" w:eastAsia="Calibri" w:hAnsi="Calibri" w:cs="Calibri"/>
          <w:sz w:val="24"/>
          <w:szCs w:val="24"/>
        </w:rPr>
      </w:pPr>
    </w:p>
    <w:p w14:paraId="351FDD7D" w14:textId="77777777" w:rsidR="00644C69" w:rsidRDefault="00635D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w:t>
      </w:r>
      <w:r>
        <w:rPr>
          <w:rFonts w:ascii="Times New Roman" w:eastAsia="Times New Roman" w:hAnsi="Times New Roman" w:cs="Times New Roman"/>
          <w:b/>
          <w:sz w:val="24"/>
          <w:szCs w:val="24"/>
        </w:rPr>
        <w:t>act</w:t>
      </w:r>
    </w:p>
    <w:p w14:paraId="2280E0B9" w14:textId="7D7FD705"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Floods drive dynamic and deeply uncertain risks for people and infrastructures.  Uncertainty characterization is a crucial step in improving the predictive understanding of multi-sector dynamics and the design of risk management strategies.  Current ap</w:t>
      </w:r>
      <w:r>
        <w:rPr>
          <w:rFonts w:ascii="Times New Roman" w:eastAsia="Times New Roman" w:hAnsi="Times New Roman" w:cs="Times New Roman"/>
          <w:sz w:val="24"/>
          <w:szCs w:val="24"/>
        </w:rPr>
        <w:t xml:space="preserve">proaches to estimate flood hazards often sample only a relatively small subset of the known unknowns such as </w:t>
      </w:r>
      <w:ins w:id="0" w:author="Seiyon Lee" w:date="2021-11-22T10:42:00Z">
        <w:r w:rsidR="00752B3C">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model parameters. This approach neglects the impacts of key uncertainties on hazards and dynamics, can drastically underestimate the tails of flood</w:t>
      </w:r>
      <w:r>
        <w:rPr>
          <w:rFonts w:ascii="Times New Roman" w:eastAsia="Times New Roman" w:hAnsi="Times New Roman" w:cs="Times New Roman"/>
          <w:sz w:val="24"/>
          <w:szCs w:val="24"/>
        </w:rPr>
        <w:t xml:space="preserve"> hazard probability distribution, and can result in poor decisions and outcomes. Here we develop a </w:t>
      </w:r>
      <w:del w:id="1" w:author="Seiyon Lee" w:date="2021-11-22T10:43:00Z">
        <w:r w:rsidDel="00752B3C">
          <w:rPr>
            <w:rFonts w:ascii="Times New Roman" w:eastAsia="Times New Roman" w:hAnsi="Times New Roman" w:cs="Times New Roman"/>
            <w:sz w:val="24"/>
            <w:szCs w:val="24"/>
          </w:rPr>
          <w:delText xml:space="preserve">framework for </w:delText>
        </w:r>
      </w:del>
      <w:r>
        <w:rPr>
          <w:rFonts w:ascii="Times New Roman" w:eastAsia="Times New Roman" w:hAnsi="Times New Roman" w:cs="Times New Roman"/>
          <w:sz w:val="24"/>
          <w:szCs w:val="24"/>
        </w:rPr>
        <w:t xml:space="preserve">Bayesian data-model fusion </w:t>
      </w:r>
      <w:ins w:id="2" w:author="Seiyon Lee" w:date="2021-11-22T10:43:00Z">
        <w:r w:rsidR="00752B3C">
          <w:rPr>
            <w:rFonts w:ascii="Times New Roman" w:eastAsia="Times New Roman" w:hAnsi="Times New Roman" w:cs="Times New Roman"/>
            <w:sz w:val="24"/>
            <w:szCs w:val="24"/>
          </w:rPr>
          <w:t xml:space="preserve">framework for </w:t>
        </w:r>
      </w:ins>
      <w:del w:id="3" w:author="Seiyon Lee" w:date="2021-11-22T10:43:00Z">
        <w:r w:rsidDel="00752B3C">
          <w:rPr>
            <w:rFonts w:ascii="Times New Roman" w:eastAsia="Times New Roman" w:hAnsi="Times New Roman" w:cs="Times New Roman"/>
            <w:sz w:val="24"/>
            <w:szCs w:val="24"/>
          </w:rPr>
          <w:delText xml:space="preserve">to calibrate </w:delText>
        </w:r>
      </w:del>
      <w:ins w:id="4" w:author="Seiyon Lee" w:date="2021-11-22T10:43:00Z">
        <w:r w:rsidR="00752B3C">
          <w:rPr>
            <w:rFonts w:ascii="Times New Roman" w:eastAsia="Times New Roman" w:hAnsi="Times New Roman" w:cs="Times New Roman"/>
            <w:sz w:val="24"/>
            <w:szCs w:val="24"/>
          </w:rPr>
          <w:t xml:space="preserve">calibrating </w:t>
        </w:r>
      </w:ins>
      <w:r>
        <w:rPr>
          <w:rFonts w:ascii="Times New Roman" w:eastAsia="Times New Roman" w:hAnsi="Times New Roman" w:cs="Times New Roman"/>
          <w:sz w:val="24"/>
          <w:szCs w:val="24"/>
        </w:rPr>
        <w:t>computationally expensive hydrologic model</w:t>
      </w:r>
      <w:ins w:id="5" w:author="Seiyon Lee" w:date="2021-11-22T10:43:00Z">
        <w:r w:rsidR="00752B3C">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We compare three different calibration approaches: </w:t>
      </w:r>
      <w:ins w:id="6" w:author="Seiyon Lee" w:date="2021-11-22T10:43:00Z">
        <w:r w:rsidR="00752B3C">
          <w:rPr>
            <w:rFonts w:ascii="Times New Roman" w:eastAsia="Times New Roman" w:hAnsi="Times New Roman" w:cs="Times New Roman"/>
            <w:sz w:val="24"/>
            <w:szCs w:val="24"/>
          </w:rPr>
          <w:t xml:space="preserve">(1) </w:t>
        </w:r>
      </w:ins>
      <w:r>
        <w:rPr>
          <w:rFonts w:ascii="Times New Roman" w:eastAsia="Times New Roman" w:hAnsi="Times New Roman" w:cs="Times New Roman"/>
          <w:sz w:val="24"/>
          <w:szCs w:val="24"/>
        </w:rPr>
        <w:t>stepwise</w:t>
      </w:r>
      <w:r>
        <w:rPr>
          <w:rFonts w:ascii="Times New Roman" w:eastAsia="Times New Roman" w:hAnsi="Times New Roman" w:cs="Times New Roman"/>
          <w:sz w:val="24"/>
          <w:szCs w:val="24"/>
        </w:rPr>
        <w:t xml:space="preserve"> line search</w:t>
      </w:r>
      <w:ins w:id="7" w:author="Seiyon Lee" w:date="2021-11-22T10:43:00Z">
        <w:r w:rsidR="00752B3C">
          <w:rPr>
            <w:rFonts w:ascii="Times New Roman" w:eastAsia="Times New Roman" w:hAnsi="Times New Roman" w:cs="Times New Roman"/>
            <w:sz w:val="24"/>
            <w:szCs w:val="24"/>
          </w:rPr>
          <w:t>; (2)</w:t>
        </w:r>
      </w:ins>
      <w:del w:id="8" w:author="Seiyon Lee" w:date="2021-11-22T10:43:00Z">
        <w:r w:rsidDel="00752B3C">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precalibration</w:t>
      </w:r>
      <w:ins w:id="9" w:author="Seiyon Lee" w:date="2021-11-22T10:43:00Z">
        <w:r w:rsidR="00752B3C">
          <w:rPr>
            <w:rFonts w:ascii="Times New Roman" w:eastAsia="Times New Roman" w:hAnsi="Times New Roman" w:cs="Times New Roman"/>
            <w:sz w:val="24"/>
            <w:szCs w:val="24"/>
          </w:rPr>
          <w:t xml:space="preserve"> or screening; and (3)</w:t>
        </w:r>
      </w:ins>
      <w:del w:id="10" w:author="Seiyon Lee" w:date="2021-11-22T10:43:00Z">
        <w:r w:rsidDel="00752B3C">
          <w:rPr>
            <w:rFonts w:ascii="Times New Roman" w:eastAsia="Times New Roman" w:hAnsi="Times New Roman" w:cs="Times New Roman"/>
            <w:sz w:val="24"/>
            <w:szCs w:val="24"/>
          </w:rPr>
          <w:delText xml:space="preserve"> and</w:delText>
        </w:r>
      </w:del>
      <w:r>
        <w:rPr>
          <w:rFonts w:ascii="Times New Roman" w:eastAsia="Times New Roman" w:hAnsi="Times New Roman" w:cs="Times New Roman"/>
          <w:sz w:val="24"/>
          <w:szCs w:val="24"/>
        </w:rPr>
        <w:t xml:space="preserve"> the Fast Model Calibrations (FaMoS) approach. Specifically, we deploy a particle-based approach that takes advantage of the massive parallelization afforded by modern high-performance computing systems. Results show that ne</w:t>
      </w:r>
      <w:r>
        <w:rPr>
          <w:rFonts w:ascii="Times New Roman" w:eastAsia="Times New Roman" w:hAnsi="Times New Roman" w:cs="Times New Roman"/>
          <w:sz w:val="24"/>
          <w:szCs w:val="24"/>
        </w:rPr>
        <w:t xml:space="preserve">glecting model parametric uncertainty substantially underestimates flood hazard estimates. FaMoS outperforms traditional calibration </w:t>
      </w:r>
      <w:r>
        <w:rPr>
          <w:rFonts w:ascii="Times New Roman" w:eastAsia="Times New Roman" w:hAnsi="Times New Roman" w:cs="Times New Roman"/>
          <w:sz w:val="24"/>
          <w:szCs w:val="24"/>
        </w:rPr>
        <w:lastRenderedPageBreak/>
        <w:t xml:space="preserve">approaches in terms of flood hazard and risk estimates. We demonstrate that accounting </w:t>
      </w:r>
      <w:ins w:id="11" w:author="Seiyon Lee" w:date="2021-11-22T10:44:00Z">
        <w:r w:rsidR="00752B3C">
          <w:rPr>
            <w:rFonts w:ascii="Times New Roman" w:eastAsia="Times New Roman" w:hAnsi="Times New Roman" w:cs="Times New Roman"/>
            <w:sz w:val="24"/>
            <w:szCs w:val="24"/>
          </w:rPr>
          <w:t xml:space="preserve">for </w:t>
        </w:r>
      </w:ins>
      <w:r>
        <w:rPr>
          <w:rFonts w:ascii="Times New Roman" w:eastAsia="Times New Roman" w:hAnsi="Times New Roman" w:cs="Times New Roman"/>
          <w:sz w:val="24"/>
          <w:szCs w:val="24"/>
        </w:rPr>
        <w:t xml:space="preserve">model parametric uncertainty </w:t>
      </w:r>
      <w:commentRangeStart w:id="12"/>
      <w:r>
        <w:rPr>
          <w:rFonts w:ascii="Times New Roman" w:eastAsia="Times New Roman" w:hAnsi="Times New Roman" w:cs="Times New Roman"/>
          <w:sz w:val="24"/>
          <w:szCs w:val="24"/>
        </w:rPr>
        <w:t>improve</w:t>
      </w:r>
      <w:r>
        <w:rPr>
          <w:rFonts w:ascii="Times New Roman" w:eastAsia="Times New Roman" w:hAnsi="Times New Roman" w:cs="Times New Roman"/>
          <w:sz w:val="24"/>
          <w:szCs w:val="24"/>
        </w:rPr>
        <w:t>s flood risk estimates</w:t>
      </w:r>
      <w:commentRangeEnd w:id="12"/>
      <w:ins w:id="13" w:author="Seiyon Lee" w:date="2021-11-22T12:56:00Z">
        <w:r w:rsidR="00C63A25">
          <w:rPr>
            <w:rFonts w:ascii="Times New Roman" w:eastAsia="Times New Roman" w:hAnsi="Times New Roman" w:cs="Times New Roman"/>
            <w:sz w:val="24"/>
            <w:szCs w:val="24"/>
          </w:rPr>
          <w:t xml:space="preserve">. </w:t>
        </w:r>
      </w:ins>
      <w:r w:rsidR="00752B3C">
        <w:rPr>
          <w:rStyle w:val="CommentReference"/>
        </w:rPr>
        <w:commentReference w:id="12"/>
      </w:r>
      <w:del w:id="14" w:author="Seiyon Lee" w:date="2021-11-22T12:56:00Z">
        <w:r w:rsidDel="00C63A25">
          <w:rPr>
            <w:rFonts w:ascii="Times New Roman" w:eastAsia="Times New Roman" w:hAnsi="Times New Roman" w:cs="Times New Roman"/>
            <w:sz w:val="24"/>
            <w:szCs w:val="24"/>
          </w:rPr>
          <w:delText xml:space="preserve">. </w:delText>
        </w:r>
      </w:del>
    </w:p>
    <w:p w14:paraId="4539EAA7" w14:textId="77777777" w:rsidR="00644C69" w:rsidRDefault="00635DE6">
      <w:pPr>
        <w:rPr>
          <w:rFonts w:ascii="Times New Roman" w:eastAsia="Times New Roman" w:hAnsi="Times New Roman" w:cs="Times New Roman"/>
          <w:b/>
          <w:sz w:val="24"/>
          <w:szCs w:val="24"/>
        </w:rPr>
      </w:pPr>
      <w:r>
        <w:br w:type="page"/>
      </w:r>
    </w:p>
    <w:p w14:paraId="59EBF384" w14:textId="77777777" w:rsidR="00644C69" w:rsidRDefault="00635D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Motivation and Introduction</w:t>
      </w:r>
    </w:p>
    <w:p w14:paraId="4BE9E98B" w14:textId="1242BBCA"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Floods pose major risks to people and property </w:t>
      </w:r>
      <w:hyperlink r:id="rId11">
        <w:r>
          <w:rPr>
            <w:rFonts w:ascii="Times New Roman" w:eastAsia="Times New Roman" w:hAnsi="Times New Roman" w:cs="Times New Roman"/>
            <w:color w:val="000000"/>
            <w:sz w:val="24"/>
            <w:szCs w:val="24"/>
          </w:rPr>
          <w:t>(Alfieri et al., 2017; Wing et al., 2018; Winsemius et al., 2015)</w:t>
        </w:r>
      </w:hyperlink>
      <w:r>
        <w:rPr>
          <w:rFonts w:ascii="Times New Roman" w:eastAsia="Times New Roman" w:hAnsi="Times New Roman" w:cs="Times New Roman"/>
          <w:sz w:val="24"/>
          <w:szCs w:val="24"/>
        </w:rPr>
        <w:t xml:space="preserve">. These risks are </w:t>
      </w:r>
      <w:commentRangeStart w:id="15"/>
      <w:r>
        <w:rPr>
          <w:rFonts w:ascii="Times New Roman" w:eastAsia="Times New Roman" w:hAnsi="Times New Roman" w:cs="Times New Roman"/>
          <w:sz w:val="24"/>
          <w:szCs w:val="24"/>
        </w:rPr>
        <w:t xml:space="preserve">dynamic </w:t>
      </w:r>
      <w:commentRangeEnd w:id="15"/>
      <w:r w:rsidR="006A3CD7">
        <w:rPr>
          <w:rStyle w:val="CommentReference"/>
        </w:rPr>
        <w:commentReference w:id="15"/>
      </w:r>
      <w:r>
        <w:rPr>
          <w:rFonts w:ascii="Times New Roman" w:eastAsia="Times New Roman" w:hAnsi="Times New Roman" w:cs="Times New Roman"/>
          <w:sz w:val="24"/>
          <w:szCs w:val="24"/>
        </w:rPr>
        <w:t xml:space="preserve">and deeply uncertain. It is important to characterize the uncertainties surrounding flood hazards </w:t>
      </w:r>
      <w:ins w:id="16" w:author="Seiyon Lee" w:date="2021-11-22T10:50:00Z">
        <w:r w:rsidR="006A3CD7">
          <w:rPr>
            <w:rFonts w:ascii="Times New Roman" w:eastAsia="Times New Roman" w:hAnsi="Times New Roman" w:cs="Times New Roman"/>
            <w:sz w:val="24"/>
            <w:szCs w:val="24"/>
          </w:rPr>
          <w:t xml:space="preserve">in order </w:t>
        </w:r>
      </w:ins>
      <w:r>
        <w:rPr>
          <w:rFonts w:ascii="Times New Roman" w:eastAsia="Times New Roman" w:hAnsi="Times New Roman" w:cs="Times New Roman"/>
          <w:sz w:val="24"/>
          <w:szCs w:val="24"/>
        </w:rPr>
        <w:t xml:space="preserve">to understand </w:t>
      </w:r>
      <w:ins w:id="17" w:author="Seiyon Lee" w:date="2021-11-22T10:50:00Z">
        <w:r w:rsidR="006A3CD7">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multi-sector dynamics and </w:t>
      </w:r>
      <w:del w:id="18" w:author="Seiyon Lee" w:date="2021-11-22T10:50:00Z">
        <w:r w:rsidDel="006A3CD7">
          <w:rPr>
            <w:rFonts w:ascii="Times New Roman" w:eastAsia="Times New Roman" w:hAnsi="Times New Roman" w:cs="Times New Roman"/>
            <w:sz w:val="24"/>
            <w:szCs w:val="24"/>
          </w:rPr>
          <w:delText xml:space="preserve">to </w:delText>
        </w:r>
      </w:del>
      <w:r>
        <w:rPr>
          <w:rFonts w:ascii="Times New Roman" w:eastAsia="Times New Roman" w:hAnsi="Times New Roman" w:cs="Times New Roman"/>
          <w:sz w:val="24"/>
          <w:szCs w:val="24"/>
        </w:rPr>
        <w:t>inform the design of ris</w:t>
      </w:r>
      <w:r>
        <w:rPr>
          <w:rFonts w:ascii="Times New Roman" w:eastAsia="Times New Roman" w:hAnsi="Times New Roman" w:cs="Times New Roman"/>
          <w:sz w:val="24"/>
          <w:szCs w:val="24"/>
        </w:rPr>
        <w:t xml:space="preserve">k management strategies </w:t>
      </w:r>
      <w:hyperlink r:id="rId12">
        <w:r>
          <w:rPr>
            <w:rFonts w:ascii="Times New Roman" w:eastAsia="Times New Roman" w:hAnsi="Times New Roman" w:cs="Times New Roman"/>
            <w:color w:val="000000"/>
            <w:sz w:val="24"/>
            <w:szCs w:val="24"/>
          </w:rPr>
          <w:t>(Chester et al., 2020; Liu &amp; Merwade, 2018; Salas et al., 2018; Wasko et al., 2021; Wong &amp; Keller, 2017)</w:t>
        </w:r>
      </w:hyperlink>
      <w:r>
        <w:rPr>
          <w:rFonts w:ascii="Times New Roman" w:eastAsia="Times New Roman" w:hAnsi="Times New Roman" w:cs="Times New Roman"/>
          <w:sz w:val="24"/>
          <w:szCs w:val="24"/>
        </w:rPr>
        <w:t>.</w:t>
      </w:r>
    </w:p>
    <w:p w14:paraId="67B1441F" w14:textId="4ADF608C"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Hydrologic models are commonly used to underst</w:t>
      </w:r>
      <w:r>
        <w:rPr>
          <w:rFonts w:ascii="Times New Roman" w:eastAsia="Times New Roman" w:hAnsi="Times New Roman" w:cs="Times New Roman"/>
          <w:sz w:val="24"/>
          <w:szCs w:val="24"/>
        </w:rPr>
        <w:t xml:space="preserve">and hydrological processes, predict the response of hydrological systems to changing stresses, and provide boundary conditions to estimate flood hazards and risks </w:t>
      </w:r>
      <w:r>
        <w:rPr>
          <w:rFonts w:ascii="Times New Roman" w:eastAsia="Times New Roman" w:hAnsi="Times New Roman" w:cs="Times New Roman"/>
          <w:sz w:val="24"/>
          <w:szCs w:val="24"/>
        </w:rPr>
        <w:t>(Bates et al., 2021; Brunner et al., 2020; Judi et al., 2018; Koren et al., 2004; Rajib et al</w:t>
      </w:r>
      <w:r>
        <w:rPr>
          <w:rFonts w:ascii="Times New Roman" w:eastAsia="Times New Roman" w:hAnsi="Times New Roman" w:cs="Times New Roman"/>
          <w:sz w:val="24"/>
          <w:szCs w:val="24"/>
        </w:rPr>
        <w:t>., 2020; Thorstensen et al., 2016)</w:t>
      </w:r>
      <w:r>
        <w:rPr>
          <w:rFonts w:ascii="Times New Roman" w:eastAsia="Times New Roman" w:hAnsi="Times New Roman" w:cs="Times New Roman"/>
          <w:sz w:val="24"/>
          <w:szCs w:val="24"/>
        </w:rPr>
        <w:t>. However, hydrologic predictions are subject to deep uncertaint</w:t>
      </w:r>
      <w:ins w:id="19" w:author="Seiyon Lee" w:date="2021-11-22T10:51:00Z">
        <w:r w:rsidR="006A3CD7">
          <w:rPr>
            <w:rFonts w:ascii="Times New Roman" w:eastAsia="Times New Roman" w:hAnsi="Times New Roman" w:cs="Times New Roman"/>
            <w:sz w:val="24"/>
            <w:szCs w:val="24"/>
          </w:rPr>
          <w:t>ies</w:t>
        </w:r>
      </w:ins>
      <w:del w:id="20" w:author="Seiyon Lee" w:date="2021-11-22T10:51:00Z">
        <w:r w:rsidDel="006A3CD7">
          <w:rPr>
            <w:rFonts w:ascii="Times New Roman" w:eastAsia="Times New Roman" w:hAnsi="Times New Roman" w:cs="Times New Roman"/>
            <w:sz w:val="24"/>
            <w:szCs w:val="24"/>
          </w:rPr>
          <w:delText>y</w:delText>
        </w:r>
      </w:del>
      <w:r>
        <w:rPr>
          <w:rFonts w:ascii="Times New Roman" w:eastAsia="Times New Roman" w:hAnsi="Times New Roman" w:cs="Times New Roman"/>
          <w:sz w:val="24"/>
          <w:szCs w:val="24"/>
        </w:rPr>
        <w:t xml:space="preserve">. One </w:t>
      </w:r>
      <w:r>
        <w:rPr>
          <w:rFonts w:ascii="Times New Roman" w:eastAsia="Times New Roman" w:hAnsi="Times New Roman" w:cs="Times New Roman"/>
          <w:sz w:val="24"/>
          <w:szCs w:val="24"/>
        </w:rPr>
        <w:t xml:space="preserve">key deep uncertainty that is often overlooked is </w:t>
      </w:r>
      <w:ins w:id="21" w:author="Seiyon Lee" w:date="2021-11-22T10:51:00Z">
        <w:r w:rsidR="006A3CD7">
          <w:rPr>
            <w:rFonts w:ascii="Times New Roman" w:eastAsia="Times New Roman" w:hAnsi="Times New Roman" w:cs="Times New Roman"/>
            <w:sz w:val="24"/>
            <w:szCs w:val="24"/>
          </w:rPr>
          <w:t>uncertainty in the model parameter (</w:t>
        </w:r>
      </w:ins>
      <w:del w:id="22" w:author="Seiyon Lee" w:date="2021-11-22T10:51:00Z">
        <w:r w:rsidDel="006A3CD7">
          <w:rPr>
            <w:rFonts w:ascii="Times New Roman" w:eastAsia="Times New Roman" w:hAnsi="Times New Roman" w:cs="Times New Roman"/>
            <w:sz w:val="24"/>
            <w:szCs w:val="24"/>
          </w:rPr>
          <w:delText xml:space="preserve">model </w:delText>
        </w:r>
      </w:del>
      <w:r>
        <w:rPr>
          <w:rFonts w:ascii="Times New Roman" w:eastAsia="Times New Roman" w:hAnsi="Times New Roman" w:cs="Times New Roman"/>
          <w:sz w:val="24"/>
          <w:szCs w:val="24"/>
        </w:rPr>
        <w:t>parametric uncertainty</w:t>
      </w:r>
      <w:ins w:id="23" w:author="Seiyon Lee" w:date="2021-11-22T10:51:00Z">
        <w:r w:rsidR="006A3CD7">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del w:id="24" w:author="Seiyon Lee" w:date="2021-11-22T10:52:00Z">
        <w:r w:rsidDel="006A3CD7">
          <w:rPr>
            <w:rFonts w:ascii="Times New Roman" w:eastAsia="Times New Roman" w:hAnsi="Times New Roman" w:cs="Times New Roman"/>
            <w:color w:val="FF0000"/>
            <w:sz w:val="24"/>
            <w:szCs w:val="24"/>
          </w:rPr>
          <w:delText>Deep uncertainty</w:delText>
        </w:r>
      </w:del>
      <w:ins w:id="25" w:author="Seiyon Lee" w:date="2021-11-22T10:52:00Z">
        <w:r w:rsidR="006A3CD7">
          <w:rPr>
            <w:rFonts w:ascii="Times New Roman" w:eastAsia="Times New Roman" w:hAnsi="Times New Roman" w:cs="Times New Roman"/>
            <w:color w:val="FF0000"/>
            <w:sz w:val="24"/>
            <w:szCs w:val="24"/>
          </w:rPr>
          <w:t>Parametric uncertainty</w:t>
        </w:r>
      </w:ins>
      <w:r>
        <w:rPr>
          <w:rFonts w:ascii="Times New Roman" w:eastAsia="Times New Roman" w:hAnsi="Times New Roman" w:cs="Times New Roman"/>
          <w:color w:val="FF0000"/>
          <w:sz w:val="24"/>
          <w:szCs w:val="24"/>
        </w:rPr>
        <w:t xml:space="preserve"> stems</w:t>
      </w:r>
      <w:ins w:id="26" w:author="Seiyon Lee" w:date="2021-11-22T10:52:00Z">
        <w:r w:rsidR="006A3CD7">
          <w:rPr>
            <w:rFonts w:ascii="Times New Roman" w:eastAsia="Times New Roman" w:hAnsi="Times New Roman" w:cs="Times New Roman"/>
            <w:color w:val="FF0000"/>
            <w:sz w:val="24"/>
            <w:szCs w:val="24"/>
          </w:rPr>
          <w:t xml:space="preserve"> </w:t>
        </w:r>
      </w:ins>
      <w:del w:id="27" w:author="Seiyon Lee" w:date="2021-11-22T10:52:00Z">
        <w:r w:rsidDel="006A3CD7">
          <w:rPr>
            <w:rFonts w:ascii="Times New Roman" w:eastAsia="Times New Roman" w:hAnsi="Times New Roman" w:cs="Times New Roman"/>
            <w:color w:val="FF0000"/>
            <w:sz w:val="24"/>
            <w:szCs w:val="24"/>
          </w:rPr>
          <w:delText xml:space="preserve">, for example, </w:delText>
        </w:r>
      </w:del>
      <w:r>
        <w:rPr>
          <w:rFonts w:ascii="Times New Roman" w:eastAsia="Times New Roman" w:hAnsi="Times New Roman" w:cs="Times New Roman"/>
          <w:color w:val="FF0000"/>
          <w:sz w:val="24"/>
          <w:szCs w:val="24"/>
        </w:rPr>
        <w:t xml:space="preserve">from </w:t>
      </w:r>
      <w:ins w:id="28" w:author="Seiyon Lee" w:date="2021-11-22T10:52:00Z">
        <w:r w:rsidR="00A07085">
          <w:rPr>
            <w:rFonts w:ascii="Times New Roman" w:eastAsia="Times New Roman" w:hAnsi="Times New Roman" w:cs="Times New Roman"/>
            <w:color w:val="FF0000"/>
            <w:sz w:val="24"/>
            <w:szCs w:val="24"/>
          </w:rPr>
          <w:t xml:space="preserve">the nature of unknown model parameters </w:t>
        </w:r>
      </w:ins>
      <w:ins w:id="29" w:author="Seiyon Lee" w:date="2021-11-22T10:53:00Z">
        <w:r w:rsidR="00A07085">
          <w:rPr>
            <w:rFonts w:ascii="Times New Roman" w:eastAsia="Times New Roman" w:hAnsi="Times New Roman" w:cs="Times New Roman"/>
            <w:color w:val="FF0000"/>
            <w:sz w:val="24"/>
            <w:szCs w:val="24"/>
          </w:rPr>
          <w:t xml:space="preserve">as well as </w:t>
        </w:r>
      </w:ins>
      <w:del w:id="30" w:author="Seiyon Lee" w:date="2021-11-22T10:52:00Z">
        <w:r w:rsidDel="006A3CD7">
          <w:rPr>
            <w:rFonts w:ascii="Times New Roman" w:eastAsia="Times New Roman" w:hAnsi="Times New Roman" w:cs="Times New Roman"/>
            <w:color w:val="FF0000"/>
            <w:sz w:val="24"/>
            <w:szCs w:val="24"/>
          </w:rPr>
          <w:delText xml:space="preserve">the </w:delText>
        </w:r>
      </w:del>
      <w:r>
        <w:rPr>
          <w:rFonts w:ascii="Times New Roman" w:eastAsia="Times New Roman" w:hAnsi="Times New Roman" w:cs="Times New Roman"/>
          <w:color w:val="FF0000"/>
          <w:sz w:val="24"/>
          <w:szCs w:val="24"/>
        </w:rPr>
        <w:t>difficulties associated wi</w:t>
      </w:r>
      <w:r>
        <w:rPr>
          <w:rFonts w:ascii="Times New Roman" w:eastAsia="Times New Roman" w:hAnsi="Times New Roman" w:cs="Times New Roman"/>
          <w:color w:val="FF0000"/>
          <w:sz w:val="24"/>
          <w:szCs w:val="24"/>
        </w:rPr>
        <w:t>th calibrating the model parameters and</w:t>
      </w:r>
      <w:ins w:id="31" w:author="Seiyon Lee" w:date="2021-11-22T10:52:00Z">
        <w:r w:rsidR="006A3CD7">
          <w:rPr>
            <w:rFonts w:ascii="Times New Roman" w:eastAsia="Times New Roman" w:hAnsi="Times New Roman" w:cs="Times New Roman"/>
            <w:color w:val="FF0000"/>
            <w:sz w:val="24"/>
            <w:szCs w:val="24"/>
          </w:rPr>
          <w:t xml:space="preserve"> </w:t>
        </w:r>
      </w:ins>
      <w:del w:id="32" w:author="Seiyon Lee" w:date="2021-11-22T10:52:00Z">
        <w:r w:rsidDel="006A3CD7">
          <w:rPr>
            <w:rFonts w:ascii="Times New Roman" w:eastAsia="Times New Roman" w:hAnsi="Times New Roman" w:cs="Times New Roman"/>
            <w:color w:val="FF0000"/>
            <w:sz w:val="24"/>
            <w:szCs w:val="24"/>
          </w:rPr>
          <w:delText xml:space="preserve"> </w:delText>
        </w:r>
        <w:r w:rsidDel="006A3CD7">
          <w:rPr>
            <w:rFonts w:ascii="Times New Roman" w:eastAsia="Times New Roman" w:hAnsi="Times New Roman" w:cs="Times New Roman"/>
            <w:color w:val="FF0000"/>
            <w:sz w:val="24"/>
            <w:szCs w:val="24"/>
          </w:rPr>
          <w:delText xml:space="preserve">the </w:delText>
        </w:r>
      </w:del>
      <w:r>
        <w:rPr>
          <w:rFonts w:ascii="Times New Roman" w:eastAsia="Times New Roman" w:hAnsi="Times New Roman" w:cs="Times New Roman"/>
          <w:color w:val="FF0000"/>
          <w:sz w:val="24"/>
          <w:szCs w:val="24"/>
        </w:rPr>
        <w:t>divergent expert assessments.</w:t>
      </w:r>
      <w:r>
        <w:rPr>
          <w:rFonts w:ascii="Times New Roman" w:eastAsia="Times New Roman" w:hAnsi="Times New Roman" w:cs="Times New Roman"/>
          <w:sz w:val="24"/>
          <w:szCs w:val="24"/>
        </w:rPr>
        <w:t xml:space="preserve"> There is currently no strong consensus among experts regarding which set</w:t>
      </w:r>
      <w:ins w:id="33" w:author="Seiyon Lee" w:date="2021-11-22T10:53:00Z">
        <w:r w:rsidR="00A07085">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of model parameters to use as</w:t>
      </w:r>
      <w:del w:id="34" w:author="Seiyon Lee" w:date="2021-11-22T10:53:00Z">
        <w:r w:rsidDel="00A07085">
          <w:rPr>
            <w:rFonts w:ascii="Times New Roman" w:eastAsia="Times New Roman" w:hAnsi="Times New Roman" w:cs="Times New Roman"/>
            <w:sz w:val="24"/>
            <w:szCs w:val="24"/>
          </w:rPr>
          <w:delText xml:space="preserve"> </w:delText>
        </w:r>
        <w:r w:rsidDel="00A07085">
          <w:rPr>
            <w:rFonts w:ascii="Times New Roman" w:eastAsia="Times New Roman" w:hAnsi="Times New Roman" w:cs="Times New Roman"/>
            <w:sz w:val="24"/>
            <w:szCs w:val="24"/>
          </w:rPr>
          <w:delText>a</w:delText>
        </w:r>
      </w:del>
      <w:r>
        <w:rPr>
          <w:rFonts w:ascii="Times New Roman" w:eastAsia="Times New Roman" w:hAnsi="Times New Roman" w:cs="Times New Roman"/>
          <w:sz w:val="24"/>
          <w:szCs w:val="24"/>
        </w:rPr>
        <w:t xml:space="preserve"> best practice. Hydrologic models need to resolve the complex response of mult</w:t>
      </w:r>
      <w:r>
        <w:rPr>
          <w:rFonts w:ascii="Times New Roman" w:eastAsia="Times New Roman" w:hAnsi="Times New Roman" w:cs="Times New Roman"/>
          <w:sz w:val="24"/>
          <w:szCs w:val="24"/>
        </w:rPr>
        <w:t xml:space="preserve">iple processes (e.g., land surface characteristics, soil properties and climate variability) </w:t>
      </w:r>
      <w:ins w:id="35" w:author="Seiyon Lee" w:date="2021-11-22T10:54:00Z">
        <w:r w:rsidR="00A07085">
          <w:rPr>
            <w:rFonts w:ascii="Times New Roman" w:eastAsia="Times New Roman" w:hAnsi="Times New Roman" w:cs="Times New Roman"/>
            <w:sz w:val="24"/>
            <w:szCs w:val="24"/>
          </w:rPr>
          <w:t xml:space="preserve">with strong nonlinear interactions </w:t>
        </w:r>
      </w:ins>
      <w:del w:id="36" w:author="Seiyon Lee" w:date="2021-11-22T10:54:00Z">
        <w:r w:rsidDel="00A07085">
          <w:rPr>
            <w:rFonts w:ascii="Times New Roman" w:eastAsia="Times New Roman" w:hAnsi="Times New Roman" w:cs="Times New Roman"/>
            <w:sz w:val="24"/>
            <w:szCs w:val="24"/>
          </w:rPr>
          <w:delText xml:space="preserve">interacting nonlinearly </w:delText>
        </w:r>
      </w:del>
      <w:r>
        <w:rPr>
          <w:rFonts w:ascii="Times New Roman" w:eastAsia="Times New Roman" w:hAnsi="Times New Roman" w:cs="Times New Roman"/>
          <w:sz w:val="24"/>
          <w:szCs w:val="24"/>
        </w:rPr>
        <w:t xml:space="preserve">and </w:t>
      </w:r>
      <w:del w:id="37" w:author="Seiyon Lee" w:date="2021-11-22T10:54:00Z">
        <w:r w:rsidDel="00A07085">
          <w:rPr>
            <w:rFonts w:ascii="Times New Roman" w:eastAsia="Times New Roman" w:hAnsi="Times New Roman" w:cs="Times New Roman"/>
            <w:sz w:val="24"/>
            <w:szCs w:val="24"/>
          </w:rPr>
          <w:delText xml:space="preserve">with </w:delText>
        </w:r>
      </w:del>
      <w:r>
        <w:rPr>
          <w:rFonts w:ascii="Times New Roman" w:eastAsia="Times New Roman" w:hAnsi="Times New Roman" w:cs="Times New Roman"/>
          <w:sz w:val="24"/>
          <w:szCs w:val="24"/>
        </w:rPr>
        <w:t xml:space="preserve">limited </w:t>
      </w:r>
      <w:commentRangeStart w:id="38"/>
      <w:r>
        <w:rPr>
          <w:rFonts w:ascii="Times New Roman" w:eastAsia="Times New Roman" w:hAnsi="Times New Roman" w:cs="Times New Roman"/>
          <w:sz w:val="24"/>
          <w:szCs w:val="24"/>
        </w:rPr>
        <w:t>observability</w:t>
      </w:r>
      <w:commentRangeEnd w:id="38"/>
      <w:r w:rsidR="00A07085">
        <w:rPr>
          <w:rStyle w:val="CommentReference"/>
        </w:rPr>
        <w:commentReference w:id="38"/>
      </w:r>
      <w:r>
        <w:rPr>
          <w:rFonts w:ascii="Times New Roman" w:eastAsia="Times New Roman" w:hAnsi="Times New Roman" w:cs="Times New Roman"/>
          <w:sz w:val="24"/>
          <w:szCs w:val="24"/>
        </w:rPr>
        <w:t xml:space="preserve">. </w:t>
      </w:r>
      <w:del w:id="39" w:author="Seiyon Lee" w:date="2021-11-22T10:55:00Z">
        <w:r w:rsidDel="00A07085">
          <w:rPr>
            <w:rFonts w:ascii="Times New Roman" w:eastAsia="Times New Roman" w:hAnsi="Times New Roman" w:cs="Times New Roman"/>
            <w:sz w:val="24"/>
            <w:szCs w:val="24"/>
          </w:rPr>
          <w:delText>In these cases</w:delText>
        </w:r>
      </w:del>
      <w:ins w:id="40" w:author="Seiyon Lee" w:date="2021-11-22T10:55:00Z">
        <w:r w:rsidR="00A07085">
          <w:rPr>
            <w:rFonts w:ascii="Times New Roman" w:eastAsia="Times New Roman" w:hAnsi="Times New Roman" w:cs="Times New Roman"/>
            <w:sz w:val="24"/>
            <w:szCs w:val="24"/>
          </w:rPr>
          <w:t>In the context of water resources planning and flood risk management</w:t>
        </w:r>
      </w:ins>
      <w:r>
        <w:rPr>
          <w:rFonts w:ascii="Times New Roman" w:eastAsia="Times New Roman" w:hAnsi="Times New Roman" w:cs="Times New Roman"/>
          <w:sz w:val="24"/>
          <w:szCs w:val="24"/>
        </w:rPr>
        <w:t xml:space="preserve">, uncertainty characterizations can be critical </w:t>
      </w:r>
      <w:del w:id="41" w:author="Seiyon Lee" w:date="2021-11-22T10:55:00Z">
        <w:r w:rsidDel="00A07085">
          <w:rPr>
            <w:rFonts w:ascii="Times New Roman" w:eastAsia="Times New Roman" w:hAnsi="Times New Roman" w:cs="Times New Roman"/>
            <w:sz w:val="24"/>
            <w:szCs w:val="24"/>
          </w:rPr>
          <w:delText xml:space="preserve">to </w:delText>
        </w:r>
      </w:del>
      <w:ins w:id="42" w:author="Seiyon Lee" w:date="2021-11-22T10:55:00Z">
        <w:r w:rsidR="00A07085">
          <w:rPr>
            <w:rFonts w:ascii="Times New Roman" w:eastAsia="Times New Roman" w:hAnsi="Times New Roman" w:cs="Times New Roman"/>
            <w:sz w:val="24"/>
            <w:szCs w:val="24"/>
          </w:rPr>
          <w:t>in</w:t>
        </w:r>
        <w:r w:rsidR="00A07085">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improv</w:t>
      </w:r>
      <w:ins w:id="43" w:author="Seiyon Lee" w:date="2021-11-22T10:55:00Z">
        <w:r w:rsidR="00A07085">
          <w:rPr>
            <w:rFonts w:ascii="Times New Roman" w:eastAsia="Times New Roman" w:hAnsi="Times New Roman" w:cs="Times New Roman"/>
            <w:sz w:val="24"/>
            <w:szCs w:val="24"/>
          </w:rPr>
          <w:t>ing</w:t>
        </w:r>
      </w:ins>
      <w:del w:id="44" w:author="Seiyon Lee" w:date="2021-11-22T10:55:00Z">
        <w:r w:rsidDel="00A07085">
          <w:rPr>
            <w:rFonts w:ascii="Times New Roman" w:eastAsia="Times New Roman" w:hAnsi="Times New Roman" w:cs="Times New Roman"/>
            <w:sz w:val="24"/>
            <w:szCs w:val="24"/>
          </w:rPr>
          <w:delText>e</w:delText>
        </w:r>
      </w:del>
      <w:r>
        <w:rPr>
          <w:rFonts w:ascii="Times New Roman" w:eastAsia="Times New Roman" w:hAnsi="Times New Roman" w:cs="Times New Roman"/>
          <w:sz w:val="24"/>
          <w:szCs w:val="24"/>
        </w:rPr>
        <w:t xml:space="preserve"> prediction credibility and inform</w:t>
      </w:r>
      <w:ins w:id="45" w:author="Seiyon Lee" w:date="2021-11-22T10:56:00Z">
        <w:r w:rsidR="00A07085">
          <w:rPr>
            <w:rFonts w:ascii="Times New Roman" w:eastAsia="Times New Roman" w:hAnsi="Times New Roman" w:cs="Times New Roman"/>
            <w:sz w:val="24"/>
            <w:szCs w:val="24"/>
          </w:rPr>
          <w:t>ing</w:t>
        </w:r>
      </w:ins>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decision-making</w:t>
      </w:r>
      <w:del w:id="46" w:author="Seiyon Lee" w:date="2021-11-22T10:55:00Z">
        <w:r w:rsidDel="00A07085">
          <w:rPr>
            <w:rFonts w:ascii="Times New Roman" w:eastAsia="Times New Roman" w:hAnsi="Times New Roman" w:cs="Times New Roman"/>
            <w:sz w:val="24"/>
            <w:szCs w:val="24"/>
          </w:rPr>
          <w:delText>, for example, in the context of water resources planning and flood risk management</w:delText>
        </w:r>
      </w:del>
      <w:r>
        <w:rPr>
          <w:rFonts w:ascii="Times New Roman" w:eastAsia="Times New Roman" w:hAnsi="Times New Roman" w:cs="Times New Roman"/>
          <w:sz w:val="24"/>
          <w:szCs w:val="24"/>
        </w:rPr>
        <w:t>.</w:t>
      </w:r>
    </w:p>
    <w:p w14:paraId="168F562C" w14:textId="3DD3A765"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Previous studies provide valuable new insights on flood hazard and risk estimates using model simulations </w:t>
      </w:r>
      <w:hyperlink r:id="rId13">
        <w:r>
          <w:rPr>
            <w:rFonts w:ascii="Times New Roman" w:eastAsia="Times New Roman" w:hAnsi="Times New Roman" w:cs="Times New Roman"/>
            <w:color w:val="000000"/>
            <w:sz w:val="24"/>
            <w:szCs w:val="24"/>
          </w:rPr>
          <w:t>(Bates et al., 2021; Judi et al., 2018; Rajib et al., 2020; Sanders et al., 2020; Sharma et al., 2021; Wing et al., 2018)</w:t>
        </w:r>
      </w:hyperlink>
      <w:r>
        <w:rPr>
          <w:rFonts w:ascii="Times New Roman" w:eastAsia="Times New Roman" w:hAnsi="Times New Roman" w:cs="Times New Roman"/>
          <w:sz w:val="24"/>
          <w:szCs w:val="24"/>
        </w:rPr>
        <w:t>. For example, Judi et al. (2018) demonstrates an integrated multimodel multiscale simulation appro</w:t>
      </w:r>
      <w:r>
        <w:rPr>
          <w:rFonts w:ascii="Times New Roman" w:eastAsia="Times New Roman" w:hAnsi="Times New Roman" w:cs="Times New Roman"/>
          <w:sz w:val="24"/>
          <w:szCs w:val="24"/>
        </w:rPr>
        <w:t>ach to evaluate social, economic, and infrastructure resilience to future flooding. Rajib et al. (2020) develops a loosely coupled land surface hydrologic and river hydraulic modeling framework to provide regional flood hazard and risk estimates. Recently,</w:t>
      </w:r>
      <w:r>
        <w:rPr>
          <w:rFonts w:ascii="Times New Roman" w:eastAsia="Times New Roman" w:hAnsi="Times New Roman" w:cs="Times New Roman"/>
          <w:sz w:val="24"/>
          <w:szCs w:val="24"/>
        </w:rPr>
        <w:t xml:space="preserve"> Bates et al. (2021) presented current and future flood risk estimates for all properties in the conterminous United States using combined modeling of river, coastal, or rainfall flooding. These studies typically rely on </w:t>
      </w:r>
      <w:del w:id="47" w:author="Seiyon Lee" w:date="2021-11-22T10:57:00Z">
        <w:r w:rsidDel="00F821C8">
          <w:rPr>
            <w:rFonts w:ascii="Times New Roman" w:eastAsia="Times New Roman" w:hAnsi="Times New Roman" w:cs="Times New Roman"/>
            <w:sz w:val="24"/>
            <w:szCs w:val="24"/>
          </w:rPr>
          <w:delText xml:space="preserve">maximizing model fit to </w:delText>
        </w:r>
      </w:del>
      <w:r>
        <w:rPr>
          <w:rFonts w:ascii="Times New Roman" w:eastAsia="Times New Roman" w:hAnsi="Times New Roman" w:cs="Times New Roman"/>
          <w:sz w:val="24"/>
          <w:szCs w:val="24"/>
        </w:rPr>
        <w:t>obtain</w:t>
      </w:r>
      <w:ins w:id="48" w:author="Seiyon Lee" w:date="2021-11-22T10:57:00Z">
        <w:r w:rsidR="00F821C8">
          <w:rPr>
            <w:rFonts w:ascii="Times New Roman" w:eastAsia="Times New Roman" w:hAnsi="Times New Roman" w:cs="Times New Roman"/>
            <w:sz w:val="24"/>
            <w:szCs w:val="24"/>
          </w:rPr>
          <w:t>ing</w:t>
        </w:r>
      </w:ins>
      <w:r>
        <w:rPr>
          <w:rFonts w:ascii="Times New Roman" w:eastAsia="Times New Roman" w:hAnsi="Times New Roman" w:cs="Times New Roman"/>
          <w:sz w:val="24"/>
          <w:szCs w:val="24"/>
        </w:rPr>
        <w:t xml:space="preserve"> </w:t>
      </w:r>
      <w:del w:id="49" w:author="Seiyon Lee" w:date="2021-11-22T10:58:00Z">
        <w:r w:rsidDel="00F821C8">
          <w:rPr>
            <w:rFonts w:ascii="Times New Roman" w:eastAsia="Times New Roman" w:hAnsi="Times New Roman" w:cs="Times New Roman"/>
            <w:sz w:val="24"/>
            <w:szCs w:val="24"/>
          </w:rPr>
          <w:delText xml:space="preserve">the </w:delText>
        </w:r>
      </w:del>
      <w:ins w:id="50" w:author="Seiyon Lee" w:date="2021-11-22T10:58:00Z">
        <w:r w:rsidR="00F821C8">
          <w:rPr>
            <w:rFonts w:ascii="Times New Roman" w:eastAsia="Times New Roman" w:hAnsi="Times New Roman" w:cs="Times New Roman"/>
            <w:sz w:val="24"/>
            <w:szCs w:val="24"/>
          </w:rPr>
          <w:t>an</w:t>
        </w:r>
        <w:r w:rsidR="00F821C8">
          <w:rPr>
            <w:rFonts w:ascii="Times New Roman" w:eastAsia="Times New Roman" w:hAnsi="Times New Roman" w:cs="Times New Roman"/>
            <w:sz w:val="24"/>
            <w:szCs w:val="24"/>
          </w:rPr>
          <w:t xml:space="preserve"> </w:t>
        </w:r>
      </w:ins>
      <w:del w:id="51" w:author="Seiyon Lee" w:date="2021-11-22T10:57:00Z">
        <w:r w:rsidDel="00A07085">
          <w:rPr>
            <w:rFonts w:ascii="Times New Roman" w:eastAsia="Times New Roman" w:hAnsi="Times New Roman" w:cs="Times New Roman"/>
            <w:sz w:val="24"/>
            <w:szCs w:val="24"/>
          </w:rPr>
          <w:delText xml:space="preserve">most </w:delText>
        </w:r>
      </w:del>
      <w:r>
        <w:rPr>
          <w:rFonts w:ascii="Times New Roman" w:eastAsia="Times New Roman" w:hAnsi="Times New Roman" w:cs="Times New Roman"/>
          <w:sz w:val="24"/>
          <w:szCs w:val="24"/>
        </w:rPr>
        <w:t xml:space="preserve">optimal parameter set </w:t>
      </w:r>
      <w:del w:id="52" w:author="Seiyon Lee" w:date="2021-11-22T10:57:00Z">
        <w:r w:rsidDel="00F821C8">
          <w:rPr>
            <w:rFonts w:ascii="Times New Roman" w:eastAsia="Times New Roman" w:hAnsi="Times New Roman" w:cs="Times New Roman"/>
            <w:sz w:val="24"/>
            <w:szCs w:val="24"/>
          </w:rPr>
          <w:delText xml:space="preserve">which </w:delText>
        </w:r>
      </w:del>
      <w:ins w:id="53" w:author="Seiyon Lee" w:date="2021-11-22T10:57:00Z">
        <w:r w:rsidR="00F821C8">
          <w:rPr>
            <w:rFonts w:ascii="Times New Roman" w:eastAsia="Times New Roman" w:hAnsi="Times New Roman" w:cs="Times New Roman"/>
            <w:sz w:val="24"/>
            <w:szCs w:val="24"/>
          </w:rPr>
          <w:t>that</w:t>
        </w:r>
        <w:r w:rsidR="00F821C8">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produces the best possible agreement between simulated and observed streamflow hydrographs at target locations. </w:t>
      </w:r>
      <w:commentRangeStart w:id="54"/>
      <w:r>
        <w:rPr>
          <w:rFonts w:ascii="Times New Roman" w:eastAsia="Times New Roman" w:hAnsi="Times New Roman" w:cs="Times New Roman"/>
          <w:sz w:val="24"/>
          <w:szCs w:val="24"/>
        </w:rPr>
        <w:t>Previous studies break important new ground, but neglect the impact</w:t>
      </w:r>
      <w:del w:id="55" w:author="Seiyon Lee" w:date="2021-11-22T11:05:00Z">
        <w:r w:rsidDel="0084233B">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of </w:t>
      </w:r>
      <w:del w:id="56" w:author="Seiyon Lee" w:date="2021-11-22T11:05:00Z">
        <w:r w:rsidDel="0084233B">
          <w:rPr>
            <w:rFonts w:ascii="Times New Roman" w:eastAsia="Times New Roman" w:hAnsi="Times New Roman" w:cs="Times New Roman"/>
            <w:sz w:val="24"/>
            <w:szCs w:val="24"/>
          </w:rPr>
          <w:delText xml:space="preserve">key modeling </w:delText>
        </w:r>
      </w:del>
      <w:ins w:id="57" w:author="Seiyon Lee" w:date="2021-11-22T11:05:00Z">
        <w:r w:rsidR="0084233B">
          <w:rPr>
            <w:rFonts w:ascii="Times New Roman" w:eastAsia="Times New Roman" w:hAnsi="Times New Roman" w:cs="Times New Roman"/>
            <w:sz w:val="24"/>
            <w:szCs w:val="24"/>
          </w:rPr>
          <w:t xml:space="preserve">parametric </w:t>
        </w:r>
      </w:ins>
      <w:r>
        <w:rPr>
          <w:rFonts w:ascii="Times New Roman" w:eastAsia="Times New Roman" w:hAnsi="Times New Roman" w:cs="Times New Roman"/>
          <w:sz w:val="24"/>
          <w:szCs w:val="24"/>
        </w:rPr>
        <w:t>uncertaint</w:t>
      </w:r>
      <w:ins w:id="58" w:author="Seiyon Lee" w:date="2021-11-22T11:05:00Z">
        <w:r w:rsidR="0084233B">
          <w:rPr>
            <w:rFonts w:ascii="Times New Roman" w:eastAsia="Times New Roman" w:hAnsi="Times New Roman" w:cs="Times New Roman"/>
            <w:sz w:val="24"/>
            <w:szCs w:val="24"/>
          </w:rPr>
          <w:t>y</w:t>
        </w:r>
      </w:ins>
      <w:del w:id="59" w:author="Seiyon Lee" w:date="2021-11-22T11:05:00Z">
        <w:r w:rsidDel="0084233B">
          <w:rPr>
            <w:rFonts w:ascii="Times New Roman" w:eastAsia="Times New Roman" w:hAnsi="Times New Roman" w:cs="Times New Roman"/>
            <w:sz w:val="24"/>
            <w:szCs w:val="24"/>
          </w:rPr>
          <w:delText>ies</w:delText>
        </w:r>
      </w:del>
      <w:r>
        <w:rPr>
          <w:rFonts w:ascii="Times New Roman" w:eastAsia="Times New Roman" w:hAnsi="Times New Roman" w:cs="Times New Roman"/>
          <w:sz w:val="24"/>
          <w:szCs w:val="24"/>
        </w:rPr>
        <w:t xml:space="preserve"> on hazards a</w:t>
      </w:r>
      <w:r>
        <w:rPr>
          <w:rFonts w:ascii="Times New Roman" w:eastAsia="Times New Roman" w:hAnsi="Times New Roman" w:cs="Times New Roman"/>
          <w:sz w:val="24"/>
          <w:szCs w:val="24"/>
        </w:rPr>
        <w:t xml:space="preserve">nd dynamics. Neglecting </w:t>
      </w:r>
      <w:ins w:id="60" w:author="Seiyon Lee" w:date="2021-11-22T10:58:00Z">
        <w:r w:rsidR="00F821C8">
          <w:rPr>
            <w:rFonts w:ascii="Times New Roman" w:eastAsia="Times New Roman" w:hAnsi="Times New Roman" w:cs="Times New Roman"/>
            <w:sz w:val="24"/>
            <w:szCs w:val="24"/>
          </w:rPr>
          <w:t xml:space="preserve">parametric </w:t>
        </w:r>
      </w:ins>
      <w:r>
        <w:rPr>
          <w:rFonts w:ascii="Times New Roman" w:eastAsia="Times New Roman" w:hAnsi="Times New Roman" w:cs="Times New Roman"/>
          <w:sz w:val="24"/>
          <w:szCs w:val="24"/>
        </w:rPr>
        <w:t>uncertaint</w:t>
      </w:r>
      <w:ins w:id="61" w:author="Seiyon Lee" w:date="2021-11-22T11:05:00Z">
        <w:r w:rsidR="0084233B">
          <w:rPr>
            <w:rFonts w:ascii="Times New Roman" w:eastAsia="Times New Roman" w:hAnsi="Times New Roman" w:cs="Times New Roman"/>
            <w:sz w:val="24"/>
            <w:szCs w:val="24"/>
          </w:rPr>
          <w:t>y</w:t>
        </w:r>
      </w:ins>
      <w:del w:id="62" w:author="Seiyon Lee" w:date="2021-11-22T11:05:00Z">
        <w:r w:rsidDel="0084233B">
          <w:rPr>
            <w:rFonts w:ascii="Times New Roman" w:eastAsia="Times New Roman" w:hAnsi="Times New Roman" w:cs="Times New Roman"/>
            <w:sz w:val="24"/>
            <w:szCs w:val="24"/>
          </w:rPr>
          <w:delText>ies</w:delText>
        </w:r>
      </w:del>
      <w:r>
        <w:rPr>
          <w:rFonts w:ascii="Times New Roman" w:eastAsia="Times New Roman" w:hAnsi="Times New Roman" w:cs="Times New Roman"/>
          <w:sz w:val="24"/>
          <w:szCs w:val="24"/>
        </w:rPr>
        <w:t xml:space="preserve"> can underestimate the tails of flood hazard probability distribution, and can result in poor decisions and outcomes </w:t>
      </w:r>
      <w:hyperlink r:id="rId14">
        <w:r>
          <w:rPr>
            <w:rFonts w:ascii="Times New Roman" w:eastAsia="Times New Roman" w:hAnsi="Times New Roman" w:cs="Times New Roman"/>
            <w:color w:val="000000"/>
            <w:sz w:val="24"/>
            <w:szCs w:val="24"/>
          </w:rPr>
          <w:t>(Wong &amp; K</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ller, 2017; Zarekarizi et al.,</w:t>
        </w:r>
        <w:r>
          <w:rPr>
            <w:rFonts w:ascii="Times New Roman" w:eastAsia="Times New Roman" w:hAnsi="Times New Roman" w:cs="Times New Roman"/>
            <w:color w:val="000000"/>
            <w:sz w:val="24"/>
            <w:szCs w:val="24"/>
          </w:rPr>
          <w:t xml:space="preserve"> 2020)</w:t>
        </w:r>
      </w:hyperlink>
      <w:commentRangeEnd w:id="54"/>
      <w:r w:rsidR="00F821C8">
        <w:rPr>
          <w:rStyle w:val="CommentReference"/>
        </w:rPr>
        <w:commentReference w:id="54"/>
      </w:r>
      <w:r>
        <w:rPr>
          <w:rFonts w:ascii="Times New Roman" w:eastAsia="Times New Roman" w:hAnsi="Times New Roman" w:cs="Times New Roman"/>
          <w:sz w:val="24"/>
          <w:szCs w:val="24"/>
        </w:rPr>
        <w:t>.</w:t>
      </w:r>
    </w:p>
    <w:p w14:paraId="13E98198" w14:textId="066192E2" w:rsidR="00644C69" w:rsidRDefault="0084233B" w:rsidP="003E7AAD">
      <w:pPr>
        <w:ind w:firstLine="720"/>
        <w:jc w:val="both"/>
        <w:rPr>
          <w:rFonts w:ascii="Times New Roman" w:eastAsia="Times New Roman" w:hAnsi="Times New Roman" w:cs="Times New Roman"/>
          <w:sz w:val="24"/>
          <w:szCs w:val="24"/>
        </w:rPr>
      </w:pPr>
      <w:ins w:id="63" w:author="Seiyon Lee" w:date="2021-11-22T11:06:00Z">
        <w:r>
          <w:rPr>
            <w:rFonts w:ascii="Times New Roman" w:eastAsia="Times New Roman" w:hAnsi="Times New Roman" w:cs="Times New Roman"/>
            <w:sz w:val="24"/>
            <w:szCs w:val="24"/>
          </w:rPr>
          <w:t xml:space="preserve">Hydrologic model calibration </w:t>
        </w:r>
      </w:ins>
      <w:del w:id="64" w:author="Seiyon Lee" w:date="2021-11-22T11:06:00Z">
        <w:r w:rsidR="00635DE6" w:rsidDel="0084233B">
          <w:rPr>
            <w:rFonts w:ascii="Times New Roman" w:eastAsia="Times New Roman" w:hAnsi="Times New Roman" w:cs="Times New Roman"/>
            <w:sz w:val="24"/>
            <w:szCs w:val="24"/>
          </w:rPr>
          <w:delText>H</w:delText>
        </w:r>
        <w:r w:rsidR="00635DE6" w:rsidDel="0084233B">
          <w:rPr>
            <w:rFonts w:ascii="Times New Roman" w:eastAsia="Times New Roman" w:hAnsi="Times New Roman" w:cs="Times New Roman"/>
            <w:sz w:val="24"/>
            <w:szCs w:val="24"/>
          </w:rPr>
          <w:delText>ydrologic model calibration</w:delText>
        </w:r>
      </w:del>
      <w:del w:id="65" w:author="Seiyon Lee" w:date="2021-11-22T11:03:00Z">
        <w:r w:rsidR="00635DE6" w:rsidDel="0084233B">
          <w:rPr>
            <w:rFonts w:ascii="Times New Roman" w:eastAsia="Times New Roman" w:hAnsi="Times New Roman" w:cs="Times New Roman"/>
            <w:sz w:val="24"/>
            <w:szCs w:val="24"/>
          </w:rPr>
          <w:delText xml:space="preserve"> </w:delText>
        </w:r>
      </w:del>
      <w:r w:rsidR="00635DE6">
        <w:rPr>
          <w:rFonts w:ascii="Times New Roman" w:eastAsia="Times New Roman" w:hAnsi="Times New Roman" w:cs="Times New Roman"/>
          <w:sz w:val="24"/>
          <w:szCs w:val="24"/>
        </w:rPr>
        <w:t>typically rel</w:t>
      </w:r>
      <w:ins w:id="66" w:author="Seiyon Lee" w:date="2021-11-22T11:07:00Z">
        <w:r>
          <w:rPr>
            <w:rFonts w:ascii="Times New Roman" w:eastAsia="Times New Roman" w:hAnsi="Times New Roman" w:cs="Times New Roman"/>
            <w:sz w:val="24"/>
            <w:szCs w:val="24"/>
          </w:rPr>
          <w:t>ies</w:t>
        </w:r>
      </w:ins>
      <w:del w:id="67" w:author="Seiyon Lee" w:date="2021-11-22T11:07:00Z">
        <w:r w:rsidR="00635DE6" w:rsidDel="0084233B">
          <w:rPr>
            <w:rFonts w:ascii="Times New Roman" w:eastAsia="Times New Roman" w:hAnsi="Times New Roman" w:cs="Times New Roman"/>
            <w:sz w:val="24"/>
            <w:szCs w:val="24"/>
          </w:rPr>
          <w:delText>y</w:delText>
        </w:r>
      </w:del>
      <w:r w:rsidR="00635DE6">
        <w:rPr>
          <w:rFonts w:ascii="Times New Roman" w:eastAsia="Times New Roman" w:hAnsi="Times New Roman" w:cs="Times New Roman"/>
          <w:sz w:val="24"/>
          <w:szCs w:val="24"/>
        </w:rPr>
        <w:t xml:space="preserve"> on manually adjusting a subset of model parameters (Bitew &amp; Gebremichael, 2011; Siddique &amp; Mejia, 2017), automatic parameter optimization </w:t>
      </w:r>
      <w:hyperlink r:id="rId15">
        <w:r w:rsidR="00635DE6">
          <w:rPr>
            <w:rFonts w:ascii="Times New Roman" w:eastAsia="Times New Roman" w:hAnsi="Times New Roman" w:cs="Times New Roman"/>
            <w:color w:val="000000"/>
            <w:sz w:val="24"/>
            <w:szCs w:val="24"/>
          </w:rPr>
          <w:t>(Kamali et al., 2013; Razavi &amp; Tolson, 2013; Van Liew et al., 2005)</w:t>
        </w:r>
      </w:hyperlink>
      <w:r w:rsidR="00635DE6">
        <w:rPr>
          <w:rFonts w:ascii="Times New Roman" w:eastAsia="Times New Roman" w:hAnsi="Times New Roman" w:cs="Times New Roman"/>
          <w:sz w:val="24"/>
          <w:szCs w:val="24"/>
        </w:rPr>
        <w:t xml:space="preserve">, and/or surrogate </w:t>
      </w:r>
      <w:ins w:id="68" w:author="Seiyon Lee" w:date="2021-11-22T11:00:00Z">
        <w:r w:rsidR="00F821C8">
          <w:rPr>
            <w:rFonts w:ascii="Times New Roman" w:eastAsia="Times New Roman" w:hAnsi="Times New Roman" w:cs="Times New Roman"/>
            <w:sz w:val="24"/>
            <w:szCs w:val="24"/>
          </w:rPr>
          <w:t xml:space="preserve">modeling </w:t>
        </w:r>
      </w:ins>
      <w:r w:rsidR="00635DE6">
        <w:rPr>
          <w:rFonts w:ascii="Times New Roman" w:eastAsia="Times New Roman" w:hAnsi="Times New Roman" w:cs="Times New Roman"/>
          <w:sz w:val="24"/>
          <w:szCs w:val="24"/>
        </w:rPr>
        <w:t xml:space="preserve">methods such as Gaussian process-based emulators </w:t>
      </w:r>
      <w:del w:id="69" w:author="Seiyon Lee" w:date="2021-11-22T11:00:00Z">
        <w:r w:rsidR="00635DE6" w:rsidDel="00F821C8">
          <w:rPr>
            <w:rFonts w:ascii="Times New Roman" w:eastAsia="Times New Roman" w:hAnsi="Times New Roman" w:cs="Times New Roman"/>
            <w:sz w:val="24"/>
            <w:szCs w:val="24"/>
          </w:rPr>
          <w:delText xml:space="preserve">to provide best-fit parameter sets </w:delText>
        </w:r>
      </w:del>
      <w:r w:rsidR="00635DE6">
        <w:rPr>
          <w:rFonts w:ascii="Times New Roman" w:eastAsia="Times New Roman" w:hAnsi="Times New Roman" w:cs="Times New Roman"/>
          <w:sz w:val="24"/>
          <w:szCs w:val="24"/>
        </w:rPr>
        <w:t xml:space="preserve">(Gou et al., 2020; Pianosi et al., 2016; </w:t>
      </w:r>
      <w:hyperlink r:id="rId16">
        <w:r w:rsidR="00635DE6">
          <w:rPr>
            <w:rFonts w:ascii="Times New Roman" w:eastAsia="Times New Roman" w:hAnsi="Times New Roman" w:cs="Times New Roman"/>
            <w:color w:val="000000"/>
            <w:sz w:val="24"/>
            <w:szCs w:val="24"/>
          </w:rPr>
          <w:t>(Razavi &amp; Tolson, 2013)</w:t>
        </w:r>
      </w:hyperlink>
      <w:r w:rsidR="00635DE6">
        <w:rPr>
          <w:rFonts w:ascii="Times New Roman" w:eastAsia="Times New Roman" w:hAnsi="Times New Roman" w:cs="Times New Roman"/>
          <w:sz w:val="24"/>
          <w:szCs w:val="24"/>
        </w:rPr>
        <w:t xml:space="preserve">​​. </w:t>
      </w:r>
      <w:r w:rsidR="00635DE6">
        <w:rPr>
          <w:rFonts w:ascii="Times New Roman" w:eastAsia="Times New Roman" w:hAnsi="Times New Roman" w:cs="Times New Roman"/>
          <w:color w:val="1C1D1E"/>
          <w:sz w:val="24"/>
          <w:szCs w:val="24"/>
          <w:highlight w:val="white"/>
        </w:rPr>
        <w:t>Manual calibration relies on visual inspection of streamflow hydrograph and a trial and error-based procedure, and c</w:t>
      </w:r>
      <w:r w:rsidR="00635DE6">
        <w:rPr>
          <w:rFonts w:ascii="Times New Roman" w:eastAsia="Times New Roman" w:hAnsi="Times New Roman" w:cs="Times New Roman"/>
          <w:color w:val="2E2E2E"/>
          <w:sz w:val="24"/>
          <w:szCs w:val="24"/>
        </w:rPr>
        <w:t>an be increasingly labor-intensive and time-consuming (</w:t>
      </w:r>
      <w:r w:rsidR="00635DE6">
        <w:rPr>
          <w:rFonts w:ascii="Times New Roman" w:eastAsia="Times New Roman" w:hAnsi="Times New Roman" w:cs="Times New Roman"/>
          <w:sz w:val="24"/>
          <w:szCs w:val="24"/>
        </w:rPr>
        <w:t>Siddique &amp; Mejia, 2017)</w:t>
      </w:r>
      <w:r w:rsidR="00635DE6">
        <w:rPr>
          <w:rFonts w:ascii="Times New Roman" w:eastAsia="Times New Roman" w:hAnsi="Times New Roman" w:cs="Times New Roman"/>
          <w:color w:val="2E2E2E"/>
          <w:sz w:val="24"/>
          <w:szCs w:val="24"/>
        </w:rPr>
        <w:t xml:space="preserve">. </w:t>
      </w:r>
      <w:r w:rsidR="00635DE6">
        <w:rPr>
          <w:rFonts w:ascii="Times New Roman" w:eastAsia="Times New Roman" w:hAnsi="Times New Roman" w:cs="Times New Roman"/>
          <w:color w:val="1C1D1E"/>
          <w:sz w:val="24"/>
          <w:szCs w:val="24"/>
          <w:highlight w:val="white"/>
        </w:rPr>
        <w:t xml:space="preserve">Automatic calibration relies on systematic search </w:t>
      </w:r>
      <w:r w:rsidR="00635DE6">
        <w:rPr>
          <w:rFonts w:ascii="Times New Roman" w:eastAsia="Times New Roman" w:hAnsi="Times New Roman" w:cs="Times New Roman"/>
          <w:color w:val="1C1D1E"/>
          <w:sz w:val="24"/>
          <w:szCs w:val="24"/>
          <w:highlight w:val="white"/>
        </w:rPr>
        <w:lastRenderedPageBreak/>
        <w:t>approaches to find the best parameter values based on predefined single- and/or multi-objective functions (Kamali et al., 2013)</w:t>
      </w:r>
      <w:r w:rsidR="00635DE6">
        <w:rPr>
          <w:rFonts w:ascii="Times New Roman" w:eastAsia="Times New Roman" w:hAnsi="Times New Roman" w:cs="Times New Roman"/>
          <w:sz w:val="24"/>
          <w:szCs w:val="24"/>
        </w:rPr>
        <w:t>. Recently, Gou et al. (2020) developed an automatic c</w:t>
      </w:r>
      <w:r w:rsidR="00635DE6">
        <w:rPr>
          <w:rFonts w:ascii="Times New Roman" w:eastAsia="Times New Roman" w:hAnsi="Times New Roman" w:cs="Times New Roman"/>
          <w:sz w:val="24"/>
          <w:szCs w:val="24"/>
        </w:rPr>
        <w:t xml:space="preserve">alibration framework that combines sensitivity analysis and surrogate-based optimization for calibrating catchment-specific hydrologic model parameters. </w:t>
      </w:r>
      <w:ins w:id="70" w:author="Seiyon Lee" w:date="2021-11-22T11:09:00Z">
        <w:r w:rsidR="00EA17A3">
          <w:rPr>
            <w:rFonts w:ascii="Times New Roman" w:eastAsia="Times New Roman" w:hAnsi="Times New Roman" w:cs="Times New Roman"/>
            <w:sz w:val="24"/>
            <w:szCs w:val="24"/>
          </w:rPr>
          <w:t>Surrogate-based methods are typically limited to cases with fewer model parameters</w:t>
        </w:r>
      </w:ins>
      <w:ins w:id="71" w:author="Seiyon Lee" w:date="2021-11-22T11:10:00Z">
        <w:r w:rsidR="00EA17A3">
          <w:rPr>
            <w:rFonts w:ascii="Times New Roman" w:eastAsia="Times New Roman" w:hAnsi="Times New Roman" w:cs="Times New Roman"/>
            <w:sz w:val="24"/>
            <w:szCs w:val="24"/>
          </w:rPr>
          <w:t xml:space="preserve"> because training a surrogate model can be computational</w:t>
        </w:r>
      </w:ins>
      <w:ins w:id="72" w:author="Seiyon Lee" w:date="2021-11-22T11:11:00Z">
        <w:r w:rsidR="00EA17A3">
          <w:rPr>
            <w:rFonts w:ascii="Times New Roman" w:eastAsia="Times New Roman" w:hAnsi="Times New Roman" w:cs="Times New Roman"/>
            <w:sz w:val="24"/>
            <w:szCs w:val="24"/>
          </w:rPr>
          <w:t xml:space="preserve">ly prohibitive in high-dimensional settings. </w:t>
        </w:r>
      </w:ins>
      <w:ins w:id="73" w:author="Seiyon Lee" w:date="2021-11-22T13:27:00Z">
        <w:r w:rsidR="003E7AAD">
          <w:rPr>
            <w:rFonts w:ascii="Times New Roman" w:eastAsia="Times New Roman" w:hAnsi="Times New Roman" w:cs="Times New Roman"/>
            <w:sz w:val="24"/>
            <w:szCs w:val="24"/>
          </w:rPr>
          <w:t xml:space="preserve">Hence, surrogate-based approaches </w:t>
        </w:r>
      </w:ins>
      <w:del w:id="74" w:author="Seiyon Lee" w:date="2021-11-22T11:09:00Z">
        <w:r w:rsidR="00635DE6" w:rsidDel="00EA17A3">
          <w:rPr>
            <w:rFonts w:ascii="Times New Roman" w:eastAsia="Times New Roman" w:hAnsi="Times New Roman" w:cs="Times New Roman"/>
            <w:sz w:val="24"/>
            <w:szCs w:val="24"/>
          </w:rPr>
          <w:delText xml:space="preserve">These approaches </w:delText>
        </w:r>
      </w:del>
      <w:r w:rsidR="00635DE6">
        <w:rPr>
          <w:rFonts w:ascii="Times New Roman" w:eastAsia="Times New Roman" w:hAnsi="Times New Roman" w:cs="Times New Roman"/>
          <w:sz w:val="24"/>
          <w:szCs w:val="24"/>
        </w:rPr>
        <w:t xml:space="preserve">typically neglect the high dimensionality of hydrologic models or are computationally </w:t>
      </w:r>
      <w:r w:rsidR="00635DE6">
        <w:rPr>
          <w:rFonts w:ascii="Times New Roman" w:eastAsia="Times New Roman" w:hAnsi="Times New Roman" w:cs="Times New Roman"/>
          <w:sz w:val="24"/>
          <w:szCs w:val="24"/>
        </w:rPr>
        <w:t xml:space="preserve">impractical because they require too many model runs and/or too much computational resources. Therefore, they are not very efficient for estimating </w:t>
      </w:r>
      <w:ins w:id="75" w:author="Seiyon Lee" w:date="2021-11-22T11:08:00Z">
        <w:r w:rsidR="00EA17A3">
          <w:rPr>
            <w:rFonts w:ascii="Times New Roman" w:eastAsia="Times New Roman" w:hAnsi="Times New Roman" w:cs="Times New Roman"/>
            <w:sz w:val="24"/>
            <w:szCs w:val="24"/>
          </w:rPr>
          <w:t xml:space="preserve">a large set of </w:t>
        </w:r>
      </w:ins>
      <w:r w:rsidR="00635DE6">
        <w:rPr>
          <w:rFonts w:ascii="Times New Roman" w:eastAsia="Times New Roman" w:hAnsi="Times New Roman" w:cs="Times New Roman"/>
          <w:sz w:val="24"/>
          <w:szCs w:val="24"/>
        </w:rPr>
        <w:t>distributed parameters in fine-scale hydrologic modeling.</w:t>
      </w:r>
    </w:p>
    <w:p w14:paraId="001D731F" w14:textId="1F905270" w:rsidR="00644C69" w:rsidRDefault="00635DE6">
      <w:pPr>
        <w:ind w:firstLine="720"/>
        <w:jc w:val="both"/>
        <w:rPr>
          <w:rFonts w:ascii="Times New Roman" w:eastAsia="Times New Roman" w:hAnsi="Times New Roman" w:cs="Times New Roman"/>
          <w:sz w:val="24"/>
          <w:szCs w:val="24"/>
          <w:shd w:val="clear" w:color="auto" w:fill="FCFCFC"/>
        </w:rPr>
      </w:pPr>
      <w:r>
        <w:rPr>
          <w:rFonts w:ascii="Times New Roman" w:eastAsia="Times New Roman" w:hAnsi="Times New Roman" w:cs="Times New Roman"/>
          <w:sz w:val="24"/>
          <w:szCs w:val="24"/>
        </w:rPr>
        <w:t>Bayesian calibration of hydrological mode</w:t>
      </w:r>
      <w:r>
        <w:rPr>
          <w:rFonts w:ascii="Times New Roman" w:eastAsia="Times New Roman" w:hAnsi="Times New Roman" w:cs="Times New Roman"/>
          <w:sz w:val="24"/>
          <w:szCs w:val="24"/>
        </w:rPr>
        <w:t>l</w:t>
      </w:r>
      <w:ins w:id="76" w:author="Seiyon Lee" w:date="2021-11-22T11:11:00Z">
        <w:r w:rsidR="00EA17A3">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w:t>
      </w:r>
      <w:del w:id="77" w:author="Seiyon Lee" w:date="2021-11-22T11:11:00Z">
        <w:r w:rsidDel="00EA17A3">
          <w:rPr>
            <w:rFonts w:ascii="Times New Roman" w:eastAsia="Times New Roman" w:hAnsi="Times New Roman" w:cs="Times New Roman"/>
            <w:sz w:val="24"/>
            <w:szCs w:val="24"/>
          </w:rPr>
          <w:delText xml:space="preserve">has </w:delText>
        </w:r>
      </w:del>
      <w:ins w:id="78" w:author="Seiyon Lee" w:date="2021-11-22T11:11:00Z">
        <w:r w:rsidR="00EA17A3">
          <w:rPr>
            <w:rFonts w:ascii="Times New Roman" w:eastAsia="Times New Roman" w:hAnsi="Times New Roman" w:cs="Times New Roman"/>
            <w:sz w:val="24"/>
            <w:szCs w:val="24"/>
          </w:rPr>
          <w:t>have</w:t>
        </w:r>
        <w:r w:rsidR="00EA17A3">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bec</w:t>
      </w:r>
      <w:r>
        <w:rPr>
          <w:rFonts w:ascii="Times New Roman" w:eastAsia="Times New Roman" w:hAnsi="Times New Roman" w:cs="Times New Roman"/>
          <w:sz w:val="24"/>
          <w:szCs w:val="24"/>
        </w:rPr>
        <w:t xml:space="preserve">ome </w:t>
      </w:r>
      <w:del w:id="79" w:author="Seiyon Lee" w:date="2021-11-22T11:11:00Z">
        <w:r w:rsidDel="00EA17A3">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increasingly popular </w:t>
      </w:r>
      <w:r>
        <w:rPr>
          <w:rFonts w:ascii="Times New Roman" w:eastAsia="Times New Roman" w:hAnsi="Times New Roman" w:cs="Times New Roman"/>
          <w:sz w:val="24"/>
          <w:szCs w:val="24"/>
        </w:rPr>
        <w:t>(Jeremiah et al., 2011; Shafii et al., 2015; Su et al., 2018; Zhu et al., 2018</w:t>
      </w:r>
      <w:r>
        <w:rPr>
          <w:rFonts w:ascii="Times New Roman" w:eastAsia="Times New Roman" w:hAnsi="Times New Roman" w:cs="Times New Roman"/>
          <w:sz w:val="24"/>
          <w:szCs w:val="24"/>
        </w:rPr>
        <w:t>). For example, Jeremiah et al. (2011) calibrate</w:t>
      </w:r>
      <w:ins w:id="80" w:author="Seiyon Lee" w:date="2021-11-22T11:11:00Z">
        <w:r w:rsidR="00EA17A3">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a conceptual hydrologic model by approximating the model parameters’ posterior distribution using adapt</w:t>
      </w:r>
      <w:r>
        <w:rPr>
          <w:rFonts w:ascii="Times New Roman" w:eastAsia="Times New Roman" w:hAnsi="Times New Roman" w:cs="Times New Roman"/>
          <w:sz w:val="24"/>
          <w:szCs w:val="24"/>
        </w:rPr>
        <w:t xml:space="preserve">ive Metropolis Markov chain Monte Carlo (MCMC) samplers and sequential Monte Carlo methods. </w:t>
      </w:r>
      <w:r>
        <w:rPr>
          <w:rFonts w:ascii="Times New Roman" w:eastAsia="Times New Roman" w:hAnsi="Times New Roman" w:cs="Times New Roman"/>
          <w:sz w:val="24"/>
          <w:szCs w:val="24"/>
          <w:shd w:val="clear" w:color="auto" w:fill="FCFCFC"/>
        </w:rPr>
        <w:t>Su et al. (2018) use</w:t>
      </w:r>
      <w:ins w:id="81" w:author="Seiyon Lee" w:date="2021-11-22T11:12:00Z">
        <w:r w:rsidR="00EA17A3">
          <w:rPr>
            <w:rFonts w:ascii="Times New Roman" w:eastAsia="Times New Roman" w:hAnsi="Times New Roman" w:cs="Times New Roman"/>
            <w:sz w:val="24"/>
            <w:szCs w:val="24"/>
            <w:shd w:val="clear" w:color="auto" w:fill="FCFCFC"/>
          </w:rPr>
          <w:t>s</w:t>
        </w:r>
      </w:ins>
      <w:r>
        <w:rPr>
          <w:rFonts w:ascii="Times New Roman" w:eastAsia="Times New Roman" w:hAnsi="Times New Roman" w:cs="Times New Roman"/>
          <w:sz w:val="24"/>
          <w:szCs w:val="24"/>
          <w:shd w:val="clear" w:color="auto" w:fill="FCFCFC"/>
        </w:rPr>
        <w:t xml:space="preserve"> a Bayesian hierarchical model to calibrate the Priestly–Taylor Jet Propulsion Laboratory (PT-JPL) model using observed evapotranspiration measu</w:t>
      </w:r>
      <w:r>
        <w:rPr>
          <w:rFonts w:ascii="Times New Roman" w:eastAsia="Times New Roman" w:hAnsi="Times New Roman" w:cs="Times New Roman"/>
          <w:sz w:val="24"/>
          <w:szCs w:val="24"/>
          <w:shd w:val="clear" w:color="auto" w:fill="FCFCFC"/>
        </w:rPr>
        <w:t xml:space="preserve">rements. Given the shorter single model run times, the hierarchical model is fit using Differential Evolution Markov Chain, a population MCMC algorithm. Zhu et al. (2018) calibrate eight parameters-conceptual water balance model </w:t>
      </w:r>
      <w:r>
        <w:rPr>
          <w:rFonts w:ascii="Times New Roman" w:eastAsia="Times New Roman" w:hAnsi="Times New Roman" w:cs="Times New Roman"/>
          <w:sz w:val="24"/>
          <w:szCs w:val="24"/>
          <w:highlight w:val="white"/>
        </w:rPr>
        <w:t xml:space="preserve">using a Particle Evolution </w:t>
      </w:r>
      <w:r>
        <w:rPr>
          <w:rFonts w:ascii="Times New Roman" w:eastAsia="Times New Roman" w:hAnsi="Times New Roman" w:cs="Times New Roman"/>
          <w:sz w:val="24"/>
          <w:szCs w:val="24"/>
          <w:highlight w:val="white"/>
        </w:rPr>
        <w:t xml:space="preserve">Metropolis Sequential Monte Carlo (PEM-SMC). The PEM-SMC algorithm evaluates the water balance model 2000 times sequentially, which may be computationally prohibitive for distributed hydrologic models with longer run times. </w:t>
      </w:r>
      <w:r>
        <w:rPr>
          <w:rFonts w:ascii="Times New Roman" w:eastAsia="Times New Roman" w:hAnsi="Times New Roman" w:cs="Times New Roman"/>
          <w:sz w:val="24"/>
          <w:szCs w:val="24"/>
          <w:shd w:val="clear" w:color="auto" w:fill="FCFCFC"/>
        </w:rPr>
        <w:t>Previous studies provide valuabl</w:t>
      </w:r>
      <w:r>
        <w:rPr>
          <w:rFonts w:ascii="Times New Roman" w:eastAsia="Times New Roman" w:hAnsi="Times New Roman" w:cs="Times New Roman"/>
          <w:sz w:val="24"/>
          <w:szCs w:val="24"/>
          <w:shd w:val="clear" w:color="auto" w:fill="FCFCFC"/>
        </w:rPr>
        <w:t>e insights on calibrating hydrologic models, but focus on</w:t>
      </w:r>
      <w:ins w:id="82" w:author="Seiyon Lee" w:date="2021-11-22T13:27:00Z">
        <w:r w:rsidR="003E7AAD">
          <w:rPr>
            <w:rFonts w:ascii="Times New Roman" w:eastAsia="Times New Roman" w:hAnsi="Times New Roman" w:cs="Times New Roman"/>
            <w:sz w:val="24"/>
            <w:szCs w:val="24"/>
            <w:shd w:val="clear" w:color="auto" w:fill="FCFCFC"/>
          </w:rPr>
          <w:t>:</w:t>
        </w:r>
      </w:ins>
      <w:r>
        <w:rPr>
          <w:rFonts w:ascii="Times New Roman" w:eastAsia="Times New Roman" w:hAnsi="Times New Roman" w:cs="Times New Roman"/>
          <w:sz w:val="24"/>
          <w:szCs w:val="24"/>
          <w:shd w:val="clear" w:color="auto" w:fill="FCFCFC"/>
        </w:rPr>
        <w:t xml:space="preserve"> </w:t>
      </w:r>
      <w:ins w:id="83" w:author="Seiyon Lee" w:date="2021-11-22T13:27:00Z">
        <w:r w:rsidR="003E7AAD">
          <w:rPr>
            <w:rFonts w:ascii="Times New Roman" w:eastAsia="Times New Roman" w:hAnsi="Times New Roman" w:cs="Times New Roman"/>
            <w:sz w:val="24"/>
            <w:szCs w:val="24"/>
            <w:shd w:val="clear" w:color="auto" w:fill="FCFCFC"/>
          </w:rPr>
          <w:t>(1</w:t>
        </w:r>
      </w:ins>
      <w:del w:id="84" w:author="Seiyon Lee" w:date="2021-11-22T13:27:00Z">
        <w:r w:rsidDel="003E7AAD">
          <w:rPr>
            <w:rFonts w:ascii="Times New Roman" w:eastAsia="Times New Roman" w:hAnsi="Times New Roman" w:cs="Times New Roman"/>
            <w:sz w:val="24"/>
            <w:szCs w:val="24"/>
            <w:shd w:val="clear" w:color="auto" w:fill="FCFCFC"/>
          </w:rPr>
          <w:delText>i</w:delText>
        </w:r>
      </w:del>
      <w:r>
        <w:rPr>
          <w:rFonts w:ascii="Times New Roman" w:eastAsia="Times New Roman" w:hAnsi="Times New Roman" w:cs="Times New Roman"/>
          <w:sz w:val="24"/>
          <w:szCs w:val="24"/>
          <w:shd w:val="clear" w:color="auto" w:fill="FCFCFC"/>
        </w:rPr>
        <w:t>) low-moderate flow threshold</w:t>
      </w:r>
      <w:ins w:id="85" w:author="Seiyon Lee" w:date="2021-11-22T13:27:00Z">
        <w:r w:rsidR="003E7AAD">
          <w:rPr>
            <w:rFonts w:ascii="Times New Roman" w:eastAsia="Times New Roman" w:hAnsi="Times New Roman" w:cs="Times New Roman"/>
            <w:sz w:val="24"/>
            <w:szCs w:val="24"/>
            <w:shd w:val="clear" w:color="auto" w:fill="FCFCFC"/>
          </w:rPr>
          <w:t>; (2</w:t>
        </w:r>
      </w:ins>
      <w:del w:id="86" w:author="Seiyon Lee" w:date="2021-11-22T13:27:00Z">
        <w:r w:rsidDel="003E7AAD">
          <w:rPr>
            <w:rFonts w:ascii="Times New Roman" w:eastAsia="Times New Roman" w:hAnsi="Times New Roman" w:cs="Times New Roman"/>
            <w:sz w:val="24"/>
            <w:szCs w:val="24"/>
            <w:shd w:val="clear" w:color="auto" w:fill="FCFCFC"/>
          </w:rPr>
          <w:delText>, ii</w:delText>
        </w:r>
      </w:del>
      <w:r>
        <w:rPr>
          <w:rFonts w:ascii="Times New Roman" w:eastAsia="Times New Roman" w:hAnsi="Times New Roman" w:cs="Times New Roman"/>
          <w:sz w:val="24"/>
          <w:szCs w:val="24"/>
          <w:shd w:val="clear" w:color="auto" w:fill="FCFCFC"/>
        </w:rPr>
        <w:t>) calibrating limited parameters</w:t>
      </w:r>
      <w:ins w:id="87" w:author="Seiyon Lee" w:date="2021-11-22T13:27:00Z">
        <w:r w:rsidR="003E7AAD">
          <w:rPr>
            <w:rFonts w:ascii="Times New Roman" w:eastAsia="Times New Roman" w:hAnsi="Times New Roman" w:cs="Times New Roman"/>
            <w:sz w:val="24"/>
            <w:szCs w:val="24"/>
            <w:shd w:val="clear" w:color="auto" w:fill="FCFCFC"/>
          </w:rPr>
          <w:t>; (3</w:t>
        </w:r>
      </w:ins>
      <w:del w:id="88" w:author="Seiyon Lee" w:date="2021-11-22T13:27:00Z">
        <w:r w:rsidDel="003E7AAD">
          <w:rPr>
            <w:rFonts w:ascii="Times New Roman" w:eastAsia="Times New Roman" w:hAnsi="Times New Roman" w:cs="Times New Roman"/>
            <w:sz w:val="24"/>
            <w:szCs w:val="24"/>
            <w:shd w:val="clear" w:color="auto" w:fill="FCFCFC"/>
          </w:rPr>
          <w:delText>, ii</w:delText>
        </w:r>
      </w:del>
      <w:r>
        <w:rPr>
          <w:rFonts w:ascii="Times New Roman" w:eastAsia="Times New Roman" w:hAnsi="Times New Roman" w:cs="Times New Roman"/>
          <w:sz w:val="24"/>
          <w:szCs w:val="24"/>
          <w:shd w:val="clear" w:color="auto" w:fill="FCFCFC"/>
        </w:rPr>
        <w:t>) lumped hydrological modeling</w:t>
      </w:r>
      <w:ins w:id="89" w:author="Seiyon Lee" w:date="2021-11-22T13:27:00Z">
        <w:r w:rsidR="003E7AAD">
          <w:rPr>
            <w:rFonts w:ascii="Times New Roman" w:eastAsia="Times New Roman" w:hAnsi="Times New Roman" w:cs="Times New Roman"/>
            <w:sz w:val="24"/>
            <w:szCs w:val="24"/>
            <w:shd w:val="clear" w:color="auto" w:fill="FCFCFC"/>
          </w:rPr>
          <w:t>;</w:t>
        </w:r>
      </w:ins>
      <w:ins w:id="90" w:author="Seiyon Lee" w:date="2021-11-22T13:28:00Z">
        <w:r w:rsidR="003E7AAD">
          <w:rPr>
            <w:rFonts w:ascii="Times New Roman" w:eastAsia="Times New Roman" w:hAnsi="Times New Roman" w:cs="Times New Roman"/>
            <w:sz w:val="24"/>
            <w:szCs w:val="24"/>
            <w:shd w:val="clear" w:color="auto" w:fill="FCFCFC"/>
          </w:rPr>
          <w:t xml:space="preserve"> </w:t>
        </w:r>
      </w:ins>
      <w:del w:id="91" w:author="Seiyon Lee" w:date="2021-11-22T13:27:00Z">
        <w:r w:rsidDel="003E7AAD">
          <w:rPr>
            <w:rFonts w:ascii="Times New Roman" w:eastAsia="Times New Roman" w:hAnsi="Times New Roman" w:cs="Times New Roman"/>
            <w:sz w:val="24"/>
            <w:szCs w:val="24"/>
            <w:shd w:val="clear" w:color="auto" w:fill="FCFCFC"/>
          </w:rPr>
          <w:delText>,</w:delText>
        </w:r>
        <w:r w:rsidDel="003E7AAD">
          <w:rPr>
            <w:rFonts w:ascii="Times New Roman" w:eastAsia="Times New Roman" w:hAnsi="Times New Roman" w:cs="Times New Roman"/>
            <w:sz w:val="24"/>
            <w:szCs w:val="24"/>
            <w:shd w:val="clear" w:color="auto" w:fill="FCFCFC"/>
          </w:rPr>
          <w:delText xml:space="preserve"> </w:delText>
        </w:r>
      </w:del>
      <w:ins w:id="92" w:author="Seiyon Lee" w:date="2021-11-22T13:27:00Z">
        <w:r w:rsidR="003E7AAD">
          <w:rPr>
            <w:rFonts w:ascii="Times New Roman" w:eastAsia="Times New Roman" w:hAnsi="Times New Roman" w:cs="Times New Roman"/>
            <w:sz w:val="24"/>
            <w:szCs w:val="24"/>
            <w:shd w:val="clear" w:color="auto" w:fill="FCFCFC"/>
          </w:rPr>
          <w:t>(</w:t>
        </w:r>
      </w:ins>
      <w:ins w:id="93" w:author="Seiyon Lee" w:date="2021-11-22T13:28:00Z">
        <w:r w:rsidR="003E7AAD">
          <w:rPr>
            <w:rFonts w:ascii="Times New Roman" w:eastAsia="Times New Roman" w:hAnsi="Times New Roman" w:cs="Times New Roman"/>
            <w:sz w:val="24"/>
            <w:szCs w:val="24"/>
            <w:shd w:val="clear" w:color="auto" w:fill="FCFCFC"/>
          </w:rPr>
          <w:t>4</w:t>
        </w:r>
      </w:ins>
      <w:del w:id="94" w:author="Seiyon Lee" w:date="2021-11-22T13:27:00Z">
        <w:r w:rsidDel="003E7AAD">
          <w:rPr>
            <w:rFonts w:ascii="Times New Roman" w:eastAsia="Times New Roman" w:hAnsi="Times New Roman" w:cs="Times New Roman"/>
            <w:sz w:val="24"/>
            <w:szCs w:val="24"/>
            <w:shd w:val="clear" w:color="auto" w:fill="FCFCFC"/>
          </w:rPr>
          <w:delText>and iii</w:delText>
        </w:r>
      </w:del>
      <w:r>
        <w:rPr>
          <w:rFonts w:ascii="Times New Roman" w:eastAsia="Times New Roman" w:hAnsi="Times New Roman" w:cs="Times New Roman"/>
          <w:sz w:val="24"/>
          <w:szCs w:val="24"/>
          <w:shd w:val="clear" w:color="auto" w:fill="FCFCFC"/>
        </w:rPr>
        <w:t>) small basin area. However, the computational requirement can be exponentially higher in</w:t>
      </w:r>
      <w:r>
        <w:rPr>
          <w:rFonts w:ascii="Times New Roman" w:eastAsia="Times New Roman" w:hAnsi="Times New Roman" w:cs="Times New Roman"/>
          <w:sz w:val="24"/>
          <w:szCs w:val="24"/>
          <w:shd w:val="clear" w:color="auto" w:fill="FCFCFC"/>
        </w:rPr>
        <w:t xml:space="preserve"> the context of fully distributed hydrological modelling over the large basin and with a large number of sensitive parameters. </w:t>
      </w:r>
    </w:p>
    <w:p w14:paraId="04D62A02" w14:textId="223EF35C"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expand on previous studies and demonstrate </w:t>
      </w:r>
      <w:ins w:id="95" w:author="Seiyon Lee" w:date="2021-11-22T11:32:00Z">
        <w:r w:rsidR="007A5BB9">
          <w:rPr>
            <w:rFonts w:ascii="Times New Roman" w:eastAsia="Times New Roman" w:hAnsi="Times New Roman" w:cs="Times New Roman"/>
            <w:sz w:val="24"/>
            <w:szCs w:val="24"/>
          </w:rPr>
          <w:t>the</w:t>
        </w:r>
      </w:ins>
      <w:del w:id="96" w:author="Seiyon Lee" w:date="2021-11-22T11:32:00Z">
        <w:r w:rsidDel="007A5BB9">
          <w:rPr>
            <w:rFonts w:ascii="Times New Roman" w:eastAsia="Times New Roman" w:hAnsi="Times New Roman" w:cs="Times New Roman"/>
            <w:sz w:val="24"/>
            <w:szCs w:val="24"/>
          </w:rPr>
          <w:delText>a</w:delText>
        </w:r>
      </w:del>
      <w:r>
        <w:rPr>
          <w:rFonts w:ascii="Times New Roman" w:eastAsia="Times New Roman" w:hAnsi="Times New Roman" w:cs="Times New Roman"/>
          <w:sz w:val="24"/>
          <w:szCs w:val="24"/>
        </w:rPr>
        <w:t xml:space="preserve"> Bayesian model calibration framework by</w:t>
      </w:r>
      <w:ins w:id="97" w:author="Seiyon Lee" w:date="2021-11-22T11:32:00Z">
        <w:r w:rsidR="007A5BB9">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ins w:id="98" w:author="Seiyon Lee" w:date="2021-11-22T11:32:00Z">
        <w:r w:rsidR="007A5BB9">
          <w:rPr>
            <w:rFonts w:ascii="Times New Roman" w:eastAsia="Times New Roman" w:hAnsi="Times New Roman" w:cs="Times New Roman"/>
            <w:sz w:val="24"/>
            <w:szCs w:val="24"/>
          </w:rPr>
          <w:t>(1)</w:t>
        </w:r>
      </w:ins>
      <w:del w:id="99" w:author="Seiyon Lee" w:date="2021-11-22T11:32:00Z">
        <w:r w:rsidDel="007A5BB9">
          <w:rPr>
            <w:rFonts w:ascii="Times New Roman" w:eastAsia="Times New Roman" w:hAnsi="Times New Roman" w:cs="Times New Roman"/>
            <w:sz w:val="24"/>
            <w:szCs w:val="24"/>
          </w:rPr>
          <w:delText>i)</w:delText>
        </w:r>
      </w:del>
      <w:r>
        <w:rPr>
          <w:rFonts w:ascii="Times New Roman" w:eastAsia="Times New Roman" w:hAnsi="Times New Roman" w:cs="Times New Roman"/>
          <w:sz w:val="24"/>
          <w:szCs w:val="24"/>
        </w:rPr>
        <w:t xml:space="preserve"> considering a computationally ex</w:t>
      </w:r>
      <w:r>
        <w:rPr>
          <w:rFonts w:ascii="Times New Roman" w:eastAsia="Times New Roman" w:hAnsi="Times New Roman" w:cs="Times New Roman"/>
          <w:sz w:val="24"/>
          <w:szCs w:val="24"/>
        </w:rPr>
        <w:t>pensive distributed hydrologic model</w:t>
      </w:r>
      <w:ins w:id="100" w:author="Seiyon Lee" w:date="2021-11-22T11:33:00Z">
        <w:r w:rsidR="007A5BB9">
          <w:rPr>
            <w:rFonts w:ascii="Times New Roman" w:eastAsia="Times New Roman" w:hAnsi="Times New Roman" w:cs="Times New Roman"/>
            <w:sz w:val="24"/>
            <w:szCs w:val="24"/>
          </w:rPr>
          <w:t>;</w:t>
        </w:r>
      </w:ins>
      <w:del w:id="101" w:author="Seiyon Lee" w:date="2021-11-22T11:32:00Z">
        <w:r w:rsidDel="007A5BB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102" w:author="Seiyon Lee" w:date="2021-11-22T11:33:00Z">
        <w:r w:rsidR="007A5BB9">
          <w:rPr>
            <w:rFonts w:ascii="Times New Roman" w:eastAsia="Times New Roman" w:hAnsi="Times New Roman" w:cs="Times New Roman"/>
            <w:sz w:val="24"/>
            <w:szCs w:val="24"/>
          </w:rPr>
          <w:t>(2</w:t>
        </w:r>
      </w:ins>
      <w:del w:id="103" w:author="Seiyon Lee" w:date="2021-11-22T11:33:00Z">
        <w:r w:rsidDel="007A5BB9">
          <w:rPr>
            <w:rFonts w:ascii="Times New Roman" w:eastAsia="Times New Roman" w:hAnsi="Times New Roman" w:cs="Times New Roman"/>
            <w:sz w:val="24"/>
            <w:szCs w:val="24"/>
          </w:rPr>
          <w:delText>ii</w:delText>
        </w:r>
      </w:del>
      <w:r>
        <w:rPr>
          <w:rFonts w:ascii="Times New Roman" w:eastAsia="Times New Roman" w:hAnsi="Times New Roman" w:cs="Times New Roman"/>
          <w:sz w:val="24"/>
          <w:szCs w:val="24"/>
        </w:rPr>
        <w:t>) taking advantage of the massive parallelization afforded by modern high-performance computing systems</w:t>
      </w:r>
      <w:ins w:id="104" w:author="Seiyon Lee" w:date="2021-11-22T11:33:00Z">
        <w:r w:rsidR="007A5BB9">
          <w:rPr>
            <w:rFonts w:ascii="Times New Roman" w:eastAsia="Times New Roman" w:hAnsi="Times New Roman" w:cs="Times New Roman"/>
            <w:sz w:val="24"/>
            <w:szCs w:val="24"/>
          </w:rPr>
          <w:t>; (3</w:t>
        </w:r>
      </w:ins>
      <w:del w:id="105" w:author="Seiyon Lee" w:date="2021-11-22T11:33:00Z">
        <w:r w:rsidDel="007A5BB9">
          <w:rPr>
            <w:rFonts w:ascii="Times New Roman" w:eastAsia="Times New Roman" w:hAnsi="Times New Roman" w:cs="Times New Roman"/>
            <w:sz w:val="24"/>
            <w:szCs w:val="24"/>
          </w:rPr>
          <w:delText>, iii</w:delText>
        </w:r>
      </w:del>
      <w:r>
        <w:rPr>
          <w:rFonts w:ascii="Times New Roman" w:eastAsia="Times New Roman" w:hAnsi="Times New Roman" w:cs="Times New Roman"/>
          <w:sz w:val="24"/>
          <w:szCs w:val="24"/>
        </w:rPr>
        <w:t>) characterizing model parametric uncertainty</w:t>
      </w:r>
      <w:ins w:id="106" w:author="Seiyon Lee" w:date="2021-11-22T11:33:00Z">
        <w:r w:rsidR="007A5BB9">
          <w:rPr>
            <w:rFonts w:ascii="Times New Roman" w:eastAsia="Times New Roman" w:hAnsi="Times New Roman" w:cs="Times New Roman"/>
            <w:sz w:val="24"/>
            <w:szCs w:val="24"/>
          </w:rPr>
          <w:t>;</w:t>
        </w:r>
      </w:ins>
      <w:del w:id="107" w:author="Seiyon Lee" w:date="2021-11-22T11:33:00Z">
        <w:r w:rsidDel="007A5BB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and</w:t>
      </w:r>
      <w:ins w:id="108" w:author="Seiyon Lee" w:date="2021-11-22T11:33:00Z">
        <w:r w:rsidR="007A5BB9">
          <w:rPr>
            <w:rFonts w:ascii="Times New Roman" w:eastAsia="Times New Roman" w:hAnsi="Times New Roman" w:cs="Times New Roman"/>
            <w:sz w:val="24"/>
            <w:szCs w:val="24"/>
          </w:rPr>
          <w:t xml:space="preserve"> (4</w:t>
        </w:r>
      </w:ins>
      <w:del w:id="109" w:author="Seiyon Lee" w:date="2021-11-22T11:33:00Z">
        <w:r w:rsidDel="007A5BB9">
          <w:rPr>
            <w:rFonts w:ascii="Times New Roman" w:eastAsia="Times New Roman" w:hAnsi="Times New Roman" w:cs="Times New Roman"/>
            <w:sz w:val="24"/>
            <w:szCs w:val="24"/>
          </w:rPr>
          <w:delText xml:space="preserve"> iv</w:delText>
        </w:r>
      </w:del>
      <w:r>
        <w:rPr>
          <w:rFonts w:ascii="Times New Roman" w:eastAsia="Times New Roman" w:hAnsi="Times New Roman" w:cs="Times New Roman"/>
          <w:sz w:val="24"/>
          <w:szCs w:val="24"/>
        </w:rPr>
        <w:t>) assessing the impacts of uncertainty characterization</w:t>
      </w:r>
      <w:r>
        <w:rPr>
          <w:rFonts w:ascii="Times New Roman" w:eastAsia="Times New Roman" w:hAnsi="Times New Roman" w:cs="Times New Roman"/>
          <w:sz w:val="24"/>
          <w:szCs w:val="24"/>
        </w:rPr>
        <w:t xml:space="preserve"> on flood hazards and risk estimates. </w:t>
      </w:r>
    </w:p>
    <w:p w14:paraId="2716359E" w14:textId="77777777" w:rsidR="00644C69" w:rsidRDefault="00644C69">
      <w:pPr>
        <w:ind w:firstLine="720"/>
        <w:jc w:val="both"/>
        <w:rPr>
          <w:rFonts w:ascii="Times New Roman" w:eastAsia="Times New Roman" w:hAnsi="Times New Roman" w:cs="Times New Roman"/>
          <w:sz w:val="24"/>
          <w:szCs w:val="24"/>
        </w:rPr>
      </w:pPr>
    </w:p>
    <w:p w14:paraId="1A13BAAA" w14:textId="77777777" w:rsidR="00644C69" w:rsidRDefault="00635DE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Bayesian Model Calibration </w:t>
      </w:r>
    </w:p>
    <w:p w14:paraId="01ECCB43" w14:textId="77777777"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model calibration, the objective is two-fold: (1) infer the input parameters (i.e. point estimates); and (2) quantify the uncertainty underlying the estimated input parameters (i.e. </w:t>
      </w:r>
      <w:r>
        <w:rPr>
          <w:rFonts w:ascii="Times New Roman" w:eastAsia="Times New Roman" w:hAnsi="Times New Roman" w:cs="Times New Roman"/>
          <w:sz w:val="24"/>
          <w:szCs w:val="24"/>
        </w:rPr>
        <w:t>interval estimates). Other sources of uncertainty such as model-observation discrepancy (Kennedy and O’Hagan, 2001; Bayarri et al., 2007; Brynjarsdottir and O’Hagan, 2014) and measurement errors may directly influence parameter estimation. The Bayesian mod</w:t>
      </w:r>
      <w:r>
        <w:rPr>
          <w:rFonts w:ascii="Times New Roman" w:eastAsia="Times New Roman" w:hAnsi="Times New Roman" w:cs="Times New Roman"/>
          <w:sz w:val="24"/>
          <w:szCs w:val="24"/>
        </w:rPr>
        <w:t>el calibration framework (Kennedy and O’Hagan, 2001) facilitates both parameter estimation and uncertainty quantification while also accounting for external sources of uncertainty (e.g. discrepancy and measurement errors). For each model parameter, we spec</w:t>
      </w:r>
      <w:r>
        <w:rPr>
          <w:rFonts w:ascii="Times New Roman" w:eastAsia="Times New Roman" w:hAnsi="Times New Roman" w:cs="Times New Roman"/>
          <w:sz w:val="24"/>
          <w:szCs w:val="24"/>
        </w:rPr>
        <w:t xml:space="preserve">ify prior distributions based on expert knowledge and </w:t>
      </w:r>
      <w:r>
        <w:rPr>
          <w:rFonts w:ascii="Times New Roman" w:eastAsia="Times New Roman" w:hAnsi="Times New Roman" w:cs="Times New Roman"/>
          <w:sz w:val="24"/>
          <w:szCs w:val="24"/>
        </w:rPr>
        <w:lastRenderedPageBreak/>
        <w:t>then update the priors by comparing the model runs to the observed data. The update proceeds by placing more weight on the parameter sets whose corresponding model runs align with the observed data. The</w:t>
      </w:r>
      <w:r>
        <w:rPr>
          <w:rFonts w:ascii="Times New Roman" w:eastAsia="Times New Roman" w:hAnsi="Times New Roman" w:cs="Times New Roman"/>
          <w:sz w:val="24"/>
          <w:szCs w:val="24"/>
        </w:rPr>
        <w:t xml:space="preserve"> resulting posterior (updated) distribution naturally provides both point and interval estimates of the model parameters in light of the newly acquired data. The posterior distribution </w:t>
      </w:r>
      <m:oMath>
        <m:r>
          <w:rPr>
            <w:rFonts w:ascii="Cambria Math" w:hAnsi="Cambria Math"/>
          </w:rPr>
          <m:t>π</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 xml:space="preserve">, </m:t>
        </m:r>
        <m:sSup>
          <m:sSupPr>
            <m:ctrlPr>
              <w:rPr>
                <w:rFonts w:ascii="Times New Roman" w:eastAsia="Times New Roman" w:hAnsi="Times New Roman" w:cs="Times New Roman"/>
                <w:b/>
                <w:sz w:val="24"/>
                <w:szCs w:val="24"/>
              </w:rPr>
            </m:ctrlPr>
          </m:sSupPr>
          <m:e>
            <m:r>
              <m:rPr>
                <m:sty m:val="bi"/>
              </m:rPr>
              <w:rPr>
                <w:rFonts w:ascii="Times New Roman" w:eastAsia="Times New Roman" w:hAnsi="Times New Roman" w:cs="Times New Roman"/>
                <w:sz w:val="24"/>
                <w:szCs w:val="24"/>
              </w:rPr>
              <m:t>σ</m:t>
            </m:r>
          </m:e>
          <m:sup>
            <m:r>
              <m:rPr>
                <m:sty m:val="bi"/>
              </m:rPr>
              <w:rPr>
                <w:rFonts w:ascii="Times New Roman" w:eastAsia="Times New Roman" w:hAnsi="Times New Roman" w:cs="Times New Roman"/>
                <w:sz w:val="24"/>
                <w:szCs w:val="24"/>
              </w:rPr>
              <m:t>2</m:t>
            </m:r>
          </m:sup>
        </m:sSup>
        <m:r>
          <m:rPr>
            <m:sty m:val="bi"/>
          </m:rPr>
          <w:rPr>
            <w:rFonts w:ascii="Times New Roman" w:eastAsia="Times New Roman" w:hAnsi="Times New Roman" w:cs="Times New Roman"/>
            <w:sz w:val="24"/>
            <w:szCs w:val="24"/>
          </w:rPr>
          <m:t xml:space="preserve">, </m:t>
        </m:r>
        <m:r>
          <m:rPr>
            <m:sty m:val="bi"/>
          </m:rPr>
          <w:rPr>
            <w:rFonts w:ascii="Times New Roman" w:eastAsia="Times New Roman" w:hAnsi="Times New Roman" w:cs="Times New Roman"/>
            <w:sz w:val="24"/>
            <w:szCs w:val="24"/>
          </w:rPr>
          <m:t>δ</m:t>
        </m:r>
        <m:r>
          <m:rPr>
            <m:sty m:val="bi"/>
          </m:rPr>
          <w:rPr>
            <w:rFonts w:ascii="Times New Roman" w:eastAsia="Times New Roman" w:hAnsi="Times New Roman" w:cs="Times New Roman"/>
            <w:sz w:val="24"/>
            <w:szCs w:val="24"/>
          </w:rPr>
          <m:t xml:space="preserve">| </m:t>
        </m:r>
        <m:r>
          <m:rPr>
            <m:sty m:val="bi"/>
          </m:rPr>
          <w:rPr>
            <w:rFonts w:ascii="Times New Roman" w:eastAsia="Times New Roman" w:hAnsi="Times New Roman" w:cs="Times New Roman"/>
            <w:sz w:val="24"/>
            <w:szCs w:val="24"/>
          </w:rPr>
          <m:t>Z</m:t>
        </m:r>
      </m:oMath>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is defined as:</w:t>
      </w:r>
    </w:p>
    <w:p w14:paraId="743E8DB6" w14:textId="77777777" w:rsidR="00644C69" w:rsidRDefault="00644C69">
      <w:pPr>
        <w:jc w:val="both"/>
        <w:rPr>
          <w:rFonts w:ascii="Times New Roman" w:eastAsia="Times New Roman" w:hAnsi="Times New Roman" w:cs="Times New Roman"/>
          <w:sz w:val="24"/>
          <w:szCs w:val="24"/>
        </w:rPr>
      </w:pPr>
    </w:p>
    <w:p w14:paraId="1ECF6270" w14:textId="77777777" w:rsidR="00644C69" w:rsidRDefault="00635DE6">
      <w:pPr>
        <w:jc w:val="both"/>
        <w:rPr>
          <w:rFonts w:ascii="Times New Roman" w:eastAsia="Times New Roman" w:hAnsi="Times New Roman" w:cs="Times New Roman"/>
          <w:b/>
          <w:sz w:val="24"/>
          <w:szCs w:val="24"/>
        </w:rPr>
      </w:pPr>
      <m:oMath>
        <m:r>
          <w:rPr>
            <w:rFonts w:ascii="Cambria Math" w:hAnsi="Cambria Math"/>
          </w:rPr>
          <m:t>π</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 xml:space="preserve">, </m:t>
        </m:r>
        <m:sSup>
          <m:sSupPr>
            <m:ctrlPr>
              <w:rPr>
                <w:rFonts w:ascii="Times New Roman" w:eastAsia="Times New Roman" w:hAnsi="Times New Roman" w:cs="Times New Roman"/>
                <w:b/>
                <w:sz w:val="24"/>
                <w:szCs w:val="24"/>
              </w:rPr>
            </m:ctrlPr>
          </m:sSupPr>
          <m:e>
            <m:r>
              <m:rPr>
                <m:sty m:val="bi"/>
              </m:rPr>
              <w:rPr>
                <w:rFonts w:ascii="Times New Roman" w:eastAsia="Times New Roman" w:hAnsi="Times New Roman" w:cs="Times New Roman"/>
                <w:sz w:val="24"/>
                <w:szCs w:val="24"/>
              </w:rPr>
              <m:t>σ</m:t>
            </m:r>
          </m:e>
          <m:sup>
            <m:r>
              <m:rPr>
                <m:sty m:val="bi"/>
              </m:rPr>
              <w:rPr>
                <w:rFonts w:ascii="Times New Roman" w:eastAsia="Times New Roman" w:hAnsi="Times New Roman" w:cs="Times New Roman"/>
                <w:sz w:val="24"/>
                <w:szCs w:val="24"/>
              </w:rPr>
              <m:t>2</m:t>
            </m:r>
          </m:sup>
        </m:sSup>
        <m:r>
          <m:rPr>
            <m:sty m:val="bi"/>
          </m:rPr>
          <w:rPr>
            <w:rFonts w:ascii="Times New Roman" w:eastAsia="Times New Roman" w:hAnsi="Times New Roman" w:cs="Times New Roman"/>
            <w:sz w:val="24"/>
            <w:szCs w:val="24"/>
          </w:rPr>
          <m:t xml:space="preserve">, </m:t>
        </m:r>
        <m:r>
          <m:rPr>
            <m:sty m:val="bi"/>
          </m:rPr>
          <w:rPr>
            <w:rFonts w:ascii="Times New Roman" w:eastAsia="Times New Roman" w:hAnsi="Times New Roman" w:cs="Times New Roman"/>
            <w:sz w:val="24"/>
            <w:szCs w:val="24"/>
          </w:rPr>
          <m:t>δ</m:t>
        </m:r>
        <m:r>
          <m:rPr>
            <m:sty m:val="bi"/>
          </m:rPr>
          <w:rPr>
            <w:rFonts w:ascii="Times New Roman" w:eastAsia="Times New Roman" w:hAnsi="Times New Roman" w:cs="Times New Roman"/>
            <w:sz w:val="24"/>
            <w:szCs w:val="24"/>
          </w:rPr>
          <m:t xml:space="preserve">| </m:t>
        </m:r>
        <m:r>
          <m:rPr>
            <m:sty m:val="bi"/>
          </m:rPr>
          <w:rPr>
            <w:rFonts w:ascii="Times New Roman" w:eastAsia="Times New Roman" w:hAnsi="Times New Roman" w:cs="Times New Roman"/>
            <w:sz w:val="24"/>
            <w:szCs w:val="24"/>
          </w:rPr>
          <m:t>Z</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p</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Z</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 xml:space="preserve">, </m:t>
        </m:r>
        <m:sSup>
          <m:sSupPr>
            <m:ctrlPr>
              <w:rPr>
                <w:rFonts w:ascii="Times New Roman" w:eastAsia="Times New Roman" w:hAnsi="Times New Roman" w:cs="Times New Roman"/>
                <w:b/>
                <w:sz w:val="24"/>
                <w:szCs w:val="24"/>
              </w:rPr>
            </m:ctrlPr>
          </m:sSupPr>
          <m:e>
            <m:r>
              <m:rPr>
                <m:sty m:val="bi"/>
              </m:rPr>
              <w:rPr>
                <w:rFonts w:ascii="Times New Roman" w:eastAsia="Times New Roman" w:hAnsi="Times New Roman" w:cs="Times New Roman"/>
                <w:sz w:val="24"/>
                <w:szCs w:val="24"/>
              </w:rPr>
              <m:t>σ</m:t>
            </m:r>
          </m:e>
          <m:sup>
            <m:r>
              <m:rPr>
                <m:sty m:val="bi"/>
              </m:rPr>
              <w:rPr>
                <w:rFonts w:ascii="Times New Roman" w:eastAsia="Times New Roman" w:hAnsi="Times New Roman" w:cs="Times New Roman"/>
                <w:sz w:val="24"/>
                <w:szCs w:val="24"/>
              </w:rPr>
              <m:t>2</m:t>
            </m:r>
          </m:sup>
        </m:sSup>
        <m:r>
          <m:rPr>
            <m:sty m:val="bi"/>
          </m:rPr>
          <w:rPr>
            <w:rFonts w:ascii="Times New Roman" w:eastAsia="Times New Roman" w:hAnsi="Times New Roman" w:cs="Times New Roman"/>
            <w:sz w:val="24"/>
            <w:szCs w:val="24"/>
          </w:rPr>
          <m:t xml:space="preserve">, </m:t>
        </m:r>
        <m:r>
          <m:rPr>
            <m:sty m:val="bi"/>
          </m:rPr>
          <w:rPr>
            <w:rFonts w:ascii="Times New Roman" w:eastAsia="Times New Roman" w:hAnsi="Times New Roman" w:cs="Times New Roman"/>
            <w:sz w:val="24"/>
            <w:szCs w:val="24"/>
          </w:rPr>
          <m:t>δ</m:t>
        </m:r>
        <m:r>
          <m:rPr>
            <m:sty m:val="bi"/>
          </m:rPr>
          <w:rPr>
            <w:rFonts w:ascii="Times New Roman" w:eastAsia="Times New Roman" w:hAnsi="Times New Roman" w:cs="Times New Roman"/>
            <w:sz w:val="24"/>
            <w:szCs w:val="24"/>
          </w:rPr>
          <m:t>) ×</m:t>
        </m:r>
        <m:r>
          <m:rPr>
            <m:sty m:val="bi"/>
          </m:rPr>
          <w:rPr>
            <w:rFonts w:ascii="Times New Roman" w:eastAsia="Times New Roman" w:hAnsi="Times New Roman" w:cs="Times New Roman"/>
            <w:sz w:val="24"/>
            <w:szCs w:val="24"/>
          </w:rPr>
          <m:t>p</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p</m:t>
        </m:r>
        <m:r>
          <m:rPr>
            <m:sty m:val="bi"/>
          </m:rPr>
          <w:rPr>
            <w:rFonts w:ascii="Times New Roman" w:eastAsia="Times New Roman" w:hAnsi="Times New Roman" w:cs="Times New Roman"/>
            <w:sz w:val="24"/>
            <w:szCs w:val="24"/>
          </w:rPr>
          <m:t>(</m:t>
        </m:r>
        <m:sSup>
          <m:sSupPr>
            <m:ctrlPr>
              <w:rPr>
                <w:rFonts w:ascii="Times New Roman" w:eastAsia="Times New Roman" w:hAnsi="Times New Roman" w:cs="Times New Roman"/>
                <w:b/>
                <w:sz w:val="24"/>
                <w:szCs w:val="24"/>
              </w:rPr>
            </m:ctrlPr>
          </m:sSupPr>
          <m:e>
            <m:r>
              <m:rPr>
                <m:sty m:val="bi"/>
              </m:rPr>
              <w:rPr>
                <w:rFonts w:ascii="Times New Roman" w:eastAsia="Times New Roman" w:hAnsi="Times New Roman" w:cs="Times New Roman"/>
                <w:sz w:val="24"/>
                <w:szCs w:val="24"/>
              </w:rPr>
              <m:t>σ</m:t>
            </m:r>
          </m:e>
          <m:sup>
            <m:r>
              <m:rPr>
                <m:sty m:val="bi"/>
              </m:rPr>
              <w:rPr>
                <w:rFonts w:ascii="Times New Roman" w:eastAsia="Times New Roman" w:hAnsi="Times New Roman" w:cs="Times New Roman"/>
                <w:sz w:val="24"/>
                <w:szCs w:val="24"/>
              </w:rPr>
              <m:t>2</m:t>
            </m:r>
          </m:sup>
        </m:sSup>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p</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δ</m:t>
        </m:r>
        <m:r>
          <m:rPr>
            <m:sty m:val="bi"/>
          </m:rPr>
          <w:rPr>
            <w:rFonts w:ascii="Times New Roman" w:eastAsia="Times New Roman" w:hAnsi="Times New Roman" w:cs="Times New Roman"/>
            <w:sz w:val="24"/>
            <w:szCs w:val="24"/>
          </w:rPr>
          <m:t>)</m:t>
        </m:r>
      </m:oMath>
      <w:r>
        <w:rPr>
          <w:rFonts w:ascii="Times New Roman" w:eastAsia="Times New Roman" w:hAnsi="Times New Roman" w:cs="Times New Roman"/>
          <w:b/>
          <w:sz w:val="24"/>
          <w:szCs w:val="24"/>
        </w:rPr>
        <w:t xml:space="preserve">, </w:t>
      </w:r>
    </w:p>
    <w:p w14:paraId="1500376F" w14:textId="77777777" w:rsidR="00644C69" w:rsidRDefault="00644C69">
      <w:pPr>
        <w:jc w:val="both"/>
        <w:rPr>
          <w:rFonts w:ascii="Times New Roman" w:eastAsia="Times New Roman" w:hAnsi="Times New Roman" w:cs="Times New Roman"/>
          <w:sz w:val="24"/>
          <w:szCs w:val="24"/>
        </w:rPr>
      </w:pPr>
    </w:p>
    <w:p w14:paraId="445B6182" w14:textId="3FFB117B" w:rsidR="00644C69" w:rsidRDefault="00635D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w:rPr>
            <w:rFonts w:ascii="Cambria Math" w:hAnsi="Cambria Math"/>
          </w:rPr>
          <m:t>θ</m:t>
        </m:r>
      </m:oMath>
      <w:ins w:id="110" w:author="Seiyon Lee" w:date="2021-11-22T11:33:00Z">
        <w:r w:rsidR="007A5BB9">
          <w:rPr>
            <w:rFonts w:ascii="Times New Roman" w:eastAsia="Times New Roman" w:hAnsi="Times New Roman" w:cs="Times New Roman"/>
          </w:rPr>
          <w:t xml:space="preserve"> </w:t>
        </w:r>
      </w:ins>
      <w:r>
        <w:rPr>
          <w:rFonts w:ascii="Times New Roman" w:eastAsia="Times New Roman" w:hAnsi="Times New Roman" w:cs="Times New Roman"/>
          <w:sz w:val="24"/>
          <w:szCs w:val="24"/>
        </w:rPr>
        <w:t xml:space="preserve">denotes the model parameters, </w:t>
      </w:r>
      <m:oMath>
        <m:sSup>
          <m:sSupPr>
            <m:ctrlPr>
              <w:rPr>
                <w:rFonts w:ascii="Times New Roman" w:eastAsia="Times New Roman" w:hAnsi="Times New Roman" w:cs="Times New Roman"/>
                <w:sz w:val="24"/>
                <w:szCs w:val="24"/>
              </w:rPr>
            </m:ctrlPr>
          </m:sSupPr>
          <m:e>
            <m:r>
              <w:rPr>
                <w:rFonts w:ascii="Cambria Math" w:hAnsi="Cambria Math"/>
              </w:rPr>
              <m:t>σ</m:t>
            </m:r>
          </m:e>
          <m:sup>
            <m:r>
              <w:rPr>
                <w:rFonts w:ascii="Times New Roman" w:eastAsia="Times New Roman" w:hAnsi="Times New Roman" w:cs="Times New Roman"/>
                <w:sz w:val="24"/>
                <w:szCs w:val="24"/>
              </w:rPr>
              <m:t>2</m:t>
            </m:r>
          </m:sup>
        </m:sSup>
        <m:r>
          <w:ins w:id="111" w:author="Seiyon Lee" w:date="2021-11-22T11:33:00Z">
            <w:rPr>
              <w:rFonts w:ascii="Cambria Math" w:eastAsia="Times New Roman" w:hAnsi="Times New Roman" w:cs="Times New Roman"/>
              <w:sz w:val="24"/>
              <w:szCs w:val="24"/>
            </w:rPr>
            <m:t xml:space="preserve"> </m:t>
          </w:ins>
        </m:r>
      </m:oMath>
      <w:r>
        <w:rPr>
          <w:rFonts w:ascii="Times New Roman" w:eastAsia="Times New Roman" w:hAnsi="Times New Roman" w:cs="Times New Roman"/>
          <w:sz w:val="24"/>
          <w:szCs w:val="24"/>
        </w:rPr>
        <w:t xml:space="preserve">is the variance of the independent and identically </w:t>
      </w:r>
      <w:r>
        <w:rPr>
          <w:rFonts w:ascii="Times New Roman" w:eastAsia="Times New Roman" w:hAnsi="Times New Roman" w:cs="Times New Roman"/>
          <w:sz w:val="24"/>
          <w:szCs w:val="24"/>
        </w:rPr>
        <w:t xml:space="preserve">distributed observational error,  and </w:t>
      </w:r>
      <m:oMath>
        <m:r>
          <w:rPr>
            <w:rFonts w:ascii="Cambria Math" w:hAnsi="Cambria Math"/>
          </w:rPr>
          <m:t>δ</m:t>
        </m:r>
        <m:r>
          <w:ins w:id="112" w:author="Seiyon Lee" w:date="2021-11-22T11:33:00Z">
            <w:rPr>
              <w:rFonts w:ascii="Cambria Math" w:hAnsi="Cambria Math"/>
            </w:rPr>
            <m:t xml:space="preserve"> </m:t>
          </w:ins>
        </m:r>
      </m:oMath>
      <w:r>
        <w:rPr>
          <w:rFonts w:ascii="Times New Roman" w:eastAsia="Times New Roman" w:hAnsi="Times New Roman" w:cs="Times New Roman"/>
          <w:sz w:val="24"/>
          <w:szCs w:val="24"/>
        </w:rPr>
        <w:t xml:space="preserve">is the discrepancy term. </w:t>
      </w:r>
    </w:p>
    <w:p w14:paraId="00B89D4F" w14:textId="77777777"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complex deterministic models, the posterior distribution may n</w:t>
      </w:r>
      <w:r>
        <w:rPr>
          <w:rFonts w:ascii="Times New Roman" w:eastAsia="Times New Roman" w:hAnsi="Times New Roman" w:cs="Times New Roman"/>
          <w:sz w:val="24"/>
          <w:szCs w:val="24"/>
        </w:rPr>
        <w:t xml:space="preserve">ot be available in the closed form (Higdon et al., 2003; Kaipo et al., 2000); hence, we must approximate the posterior via sampling approaches such as Markov chain Monte Carlo (MCMC) or Sequential Monte Carlo. For the sampling approaches, there exists two </w:t>
      </w:r>
      <w:r>
        <w:rPr>
          <w:rFonts w:ascii="Times New Roman" w:eastAsia="Times New Roman" w:hAnsi="Times New Roman" w:cs="Times New Roman"/>
          <w:sz w:val="24"/>
          <w:szCs w:val="24"/>
        </w:rPr>
        <w:t>major constraints: (1) walltime for a single model evaluation; and (2) the number of model parameters to be calibrated. Markov chain Monte Carlo methods with the true model are sensible for models with short single model run times (less than three seconds)</w:t>
      </w:r>
      <w:r>
        <w:rPr>
          <w:rFonts w:ascii="Times New Roman" w:eastAsia="Times New Roman" w:hAnsi="Times New Roman" w:cs="Times New Roman"/>
          <w:sz w:val="24"/>
          <w:szCs w:val="24"/>
        </w:rPr>
        <w:t xml:space="preserve"> and many model parameters. Emulation-calibration approaches replace the hydrologic model with a faster surrogate model, or emulator, and then sample from the posterior distribution via MCMC. However, emulation-calibration methods tend to be limited to hyd</w:t>
      </w:r>
      <w:r>
        <w:rPr>
          <w:rFonts w:ascii="Times New Roman" w:eastAsia="Times New Roman" w:hAnsi="Times New Roman" w:cs="Times New Roman"/>
          <w:sz w:val="24"/>
          <w:szCs w:val="24"/>
        </w:rPr>
        <w:t xml:space="preserve">rologic models with few model parameters. Sequential Monte Carlo methods (SMC) (Lee et al. 2021, GA Tech paper, other SMC paper) provides a practical way to calibrate high dimensional models with a larger number of parameters. </w:t>
      </w:r>
    </w:p>
    <w:p w14:paraId="45779473" w14:textId="77777777" w:rsidR="00644C69" w:rsidRDefault="00644C69">
      <w:pPr>
        <w:ind w:firstLine="720"/>
        <w:jc w:val="both"/>
        <w:rPr>
          <w:rFonts w:ascii="Times New Roman" w:eastAsia="Times New Roman" w:hAnsi="Times New Roman" w:cs="Times New Roman"/>
          <w:sz w:val="24"/>
          <w:szCs w:val="24"/>
        </w:rPr>
      </w:pPr>
    </w:p>
    <w:p w14:paraId="1786D4D3" w14:textId="77777777" w:rsidR="00644C69" w:rsidRDefault="00635D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The Fast Model Calibra</w:t>
      </w:r>
      <w:r>
        <w:rPr>
          <w:rFonts w:ascii="Times New Roman" w:eastAsia="Times New Roman" w:hAnsi="Times New Roman" w:cs="Times New Roman"/>
          <w:b/>
          <w:sz w:val="24"/>
          <w:szCs w:val="24"/>
        </w:rPr>
        <w:t>tions (FaMoS) approach</w:t>
      </w:r>
    </w:p>
    <w:p w14:paraId="2A9F67D0" w14:textId="77777777"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Fa</w:t>
      </w:r>
      <w:r>
        <w:rPr>
          <w:rFonts w:ascii="Times New Roman" w:eastAsia="Times New Roman" w:hAnsi="Times New Roman" w:cs="Times New Roman"/>
          <w:sz w:val="24"/>
          <w:szCs w:val="24"/>
        </w:rPr>
        <w:t xml:space="preserve">st </w:t>
      </w:r>
      <w:r>
        <w:rPr>
          <w:rFonts w:ascii="Times New Roman" w:eastAsia="Times New Roman" w:hAnsi="Times New Roman" w:cs="Times New Roman"/>
          <w:b/>
          <w:sz w:val="24"/>
          <w:szCs w:val="24"/>
        </w:rPr>
        <w:t>M</w:t>
      </w:r>
      <w:r>
        <w:rPr>
          <w:rFonts w:ascii="Times New Roman" w:eastAsia="Times New Roman" w:hAnsi="Times New Roman" w:cs="Times New Roman"/>
          <w:sz w:val="24"/>
          <w:szCs w:val="24"/>
        </w:rPr>
        <w:t>odel Calibration</w:t>
      </w:r>
      <w:r>
        <w:rPr>
          <w:rFonts w:ascii="Times New Roman" w:eastAsia="Times New Roman" w:hAnsi="Times New Roman" w:cs="Times New Roman"/>
          <w:b/>
          <w:sz w:val="24"/>
          <w:szCs w:val="24"/>
        </w:rPr>
        <w:t>s</w:t>
      </w:r>
      <w:r>
        <w:rPr>
          <w:rFonts w:ascii="Times New Roman" w:eastAsia="Times New Roman" w:hAnsi="Times New Roman" w:cs="Times New Roman"/>
          <w:sz w:val="24"/>
          <w:szCs w:val="24"/>
        </w:rPr>
        <w:t xml:space="preserve"> (FaMoS) approach (Lee et al., 2020) approximates the posterior distribution of the model parameters using a series of sampling, reweighting, and re-sampling steps. The basic premise of sampling-importance </w:t>
      </w:r>
      <w:r>
        <w:rPr>
          <w:rFonts w:ascii="Times New Roman" w:eastAsia="Times New Roman" w:hAnsi="Times New Roman" w:cs="Times New Roman"/>
          <w:sz w:val="24"/>
          <w:szCs w:val="24"/>
        </w:rPr>
        <w:t xml:space="preserve">resampling (Gordon et al. 1993) is to draw independent samples from the model parameters’ prior distribution and retain the parameter sets whose corresponding outputs closely resemble the actual observations. We choose the appropriate parameter sets using </w:t>
      </w:r>
      <w:r>
        <w:rPr>
          <w:rFonts w:ascii="Times New Roman" w:eastAsia="Times New Roman" w:hAnsi="Times New Roman" w:cs="Times New Roman"/>
          <w:sz w:val="24"/>
          <w:szCs w:val="24"/>
        </w:rPr>
        <w:t>weights, typically based on a goodness-of-fit metric such as the log likelihood function. The parameter sets whose model outputs fit the observed data well are given larger weights and those that do not are assigned smaller weights. The (importance) weight</w:t>
      </w:r>
      <w:r>
        <w:rPr>
          <w:rFonts w:ascii="Times New Roman" w:eastAsia="Times New Roman" w:hAnsi="Times New Roman" w:cs="Times New Roman"/>
          <w:sz w:val="24"/>
          <w:szCs w:val="24"/>
        </w:rPr>
        <w:t xml:space="preserve">s </w:t>
      </w:r>
      <m:oMath>
        <m:r>
          <m:rPr>
            <m:sty m:val="bi"/>
          </m:rPr>
          <w:rPr>
            <w:rFonts w:ascii="Times New Roman" w:eastAsia="Times New Roman" w:hAnsi="Times New Roman" w:cs="Times New Roman"/>
            <w:sz w:val="24"/>
            <w:szCs w:val="24"/>
          </w:rPr>
          <m:t>w</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are defined as:</w:t>
      </w:r>
    </w:p>
    <w:p w14:paraId="405E6324" w14:textId="77777777" w:rsidR="00644C69" w:rsidRDefault="00635DE6">
      <w:pPr>
        <w:jc w:val="both"/>
        <w:rPr>
          <w:rFonts w:ascii="Times New Roman" w:eastAsia="Times New Roman" w:hAnsi="Times New Roman" w:cs="Times New Roman"/>
          <w:sz w:val="24"/>
          <w:szCs w:val="24"/>
        </w:rPr>
      </w:pPr>
      <m:oMathPara>
        <m:oMath>
          <m:r>
            <m:rPr>
              <m:sty m:val="bi"/>
            </m:rPr>
            <w:rPr>
              <w:rFonts w:ascii="Times New Roman" w:eastAsia="Times New Roman" w:hAnsi="Times New Roman" w:cs="Times New Roman"/>
              <w:sz w:val="24"/>
              <w:szCs w:val="24"/>
            </w:rPr>
            <m:t>w</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r>
                <m:rPr>
                  <m:sty m:val="bi"/>
                </m:rPr>
                <w:rPr>
                  <w:rFonts w:ascii="Times New Roman" w:eastAsia="Times New Roman" w:hAnsi="Times New Roman" w:cs="Times New Roman"/>
                  <w:sz w:val="24"/>
                  <w:szCs w:val="24"/>
                </w:rPr>
                <m:t>f</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num>
            <m:den>
              <m:r>
                <m:rPr>
                  <m:sty m:val="bi"/>
                </m:rPr>
                <w:rPr>
                  <w:rFonts w:ascii="Times New Roman" w:eastAsia="Times New Roman" w:hAnsi="Times New Roman" w:cs="Times New Roman"/>
                  <w:sz w:val="24"/>
                  <w:szCs w:val="24"/>
                </w:rPr>
                <m:t>q</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r>
                <m:rPr>
                  <m:sty m:val="bi"/>
                </m:rPr>
                <w:rPr>
                  <w:rFonts w:ascii="Times New Roman" w:eastAsia="Times New Roman" w:hAnsi="Times New Roman" w:cs="Times New Roman"/>
                  <w:sz w:val="24"/>
                  <w:szCs w:val="24"/>
                </w:rPr>
                <m:t>π</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Z</m:t>
              </m:r>
              <m:r>
                <m:rPr>
                  <m:sty m:val="bi"/>
                </m:rPr>
                <w:rPr>
                  <w:rFonts w:ascii="Times New Roman" w:eastAsia="Times New Roman" w:hAnsi="Times New Roman" w:cs="Times New Roman"/>
                  <w:sz w:val="24"/>
                  <w:szCs w:val="24"/>
                </w:rPr>
                <m:t>)</m:t>
              </m:r>
            </m:num>
            <m:den>
              <m:r>
                <m:rPr>
                  <m:sty m:val="bi"/>
                </m:rPr>
                <w:rPr>
                  <w:rFonts w:ascii="Times New Roman" w:eastAsia="Times New Roman" w:hAnsi="Times New Roman" w:cs="Times New Roman"/>
                  <w:sz w:val="24"/>
                  <w:szCs w:val="24"/>
                </w:rPr>
                <m:t>p</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den>
          </m:f>
        </m:oMath>
      </m:oMathPara>
    </w:p>
    <w:p w14:paraId="000E27FC" w14:textId="77777777" w:rsidR="00644C69" w:rsidRDefault="00635D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m:rPr>
            <m:sty m:val="bi"/>
          </m:rPr>
          <w:rPr>
            <w:rFonts w:ascii="Times New Roman" w:eastAsia="Times New Roman" w:hAnsi="Times New Roman" w:cs="Times New Roman"/>
            <w:sz w:val="24"/>
            <w:szCs w:val="24"/>
          </w:rPr>
          <m:t>f</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oMath>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the target function and </w:t>
      </w:r>
      <m:oMath>
        <m:r>
          <m:rPr>
            <m:sty m:val="bi"/>
          </m:rPr>
          <w:rPr>
            <w:rFonts w:ascii="Times New Roman" w:eastAsia="Times New Roman" w:hAnsi="Times New Roman" w:cs="Times New Roman"/>
            <w:sz w:val="24"/>
            <w:szCs w:val="24"/>
          </w:rPr>
          <m:t>q</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is the important function. In this context, we specify the target function as the posterior distribution of the model parameters </w:t>
      </w:r>
      <m:oMath>
        <m:r>
          <w:rPr>
            <w:rFonts w:ascii="Cambria Math" w:hAnsi="Cambria Math"/>
          </w:rPr>
          <m:t>π</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θ</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Z</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and importa</w:t>
      </w:r>
      <w:r>
        <w:rPr>
          <w:rFonts w:ascii="Times New Roman" w:eastAsia="Times New Roman" w:hAnsi="Times New Roman" w:cs="Times New Roman"/>
          <w:sz w:val="24"/>
          <w:szCs w:val="24"/>
        </w:rPr>
        <w:t xml:space="preserve">nce function as the prior distribution of the parameters </w:t>
      </w:r>
      <m:oMath>
        <m:r>
          <w:rPr>
            <w:rFonts w:ascii="Times New Roman" w:eastAsia="Times New Roman" w:hAnsi="Times New Roman" w:cs="Times New Roman"/>
            <w:sz w:val="24"/>
            <w:szCs w:val="24"/>
          </w:rPr>
          <m:t>p</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θ</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We approximate the the posterior distribution using the weighted empirical distribution </w:t>
      </w:r>
      <m:oMath>
        <m:acc>
          <m:accPr>
            <m:chr m:val="̃"/>
            <m:ctrlPr>
              <w:rPr>
                <w:rFonts w:ascii="Cambria Math" w:hAnsi="Cambria Math"/>
              </w:rPr>
            </m:ctrlPr>
          </m:accPr>
          <m:e>
            <m:r>
              <w:rPr>
                <w:rFonts w:ascii="Cambria Math" w:hAnsi="Cambria Math"/>
              </w:rPr>
              <m:t>π</m:t>
            </m:r>
          </m:e>
        </m:acc>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Z</m:t>
        </m:r>
      </m:oMath>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defined as:</w:t>
      </w:r>
    </w:p>
    <w:p w14:paraId="3A20A219" w14:textId="77777777" w:rsidR="00644C69" w:rsidRDefault="00635DE6">
      <w:pPr>
        <w:jc w:val="both"/>
        <w:rPr>
          <w:rFonts w:ascii="Times New Roman" w:eastAsia="Times New Roman" w:hAnsi="Times New Roman" w:cs="Times New Roman"/>
          <w:sz w:val="24"/>
          <w:szCs w:val="24"/>
        </w:rPr>
      </w:pPr>
      <m:oMathPara>
        <m:oMath>
          <m:r>
            <w:rPr>
              <w:rFonts w:ascii="Cambria Math" w:hAnsi="Cambria Math"/>
            </w:rPr>
            <w:lastRenderedPageBreak/>
            <m:t>π</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Z</m:t>
          </m:r>
          <m:r>
            <m:rPr>
              <m:sty m:val="bi"/>
            </m:rPr>
            <w:rPr>
              <w:rFonts w:ascii="Times New Roman" w:eastAsia="Times New Roman" w:hAnsi="Times New Roman" w:cs="Times New Roman"/>
              <w:sz w:val="24"/>
              <w:szCs w:val="24"/>
            </w:rPr>
            <m:t>)≈</m:t>
          </m:r>
          <m:acc>
            <m:accPr>
              <m:chr m:val="̃"/>
              <m:ctrlPr>
                <w:rPr>
                  <w:rFonts w:ascii="Times New Roman" w:eastAsia="Times New Roman" w:hAnsi="Times New Roman" w:cs="Times New Roman"/>
                  <w:b/>
                  <w:sz w:val="24"/>
                  <w:szCs w:val="24"/>
                </w:rPr>
              </m:ctrlPr>
            </m:accPr>
            <m:e>
              <m:r>
                <m:rPr>
                  <m:sty m:val="bi"/>
                </m:rPr>
                <w:rPr>
                  <w:rFonts w:ascii="Times New Roman" w:eastAsia="Times New Roman" w:hAnsi="Times New Roman" w:cs="Times New Roman"/>
                  <w:sz w:val="24"/>
                  <w:szCs w:val="24"/>
                </w:rPr>
                <m:t>π</m:t>
              </m:r>
            </m:e>
          </m:acc>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Z</m:t>
          </m:r>
          <m:r>
            <m:rPr>
              <m:sty m:val="bi"/>
            </m:rPr>
            <w:rPr>
              <w:rFonts w:ascii="Times New Roman" w:eastAsia="Times New Roman" w:hAnsi="Times New Roman" w:cs="Times New Roman"/>
              <w:sz w:val="24"/>
              <w:szCs w:val="24"/>
            </w:rPr>
            <m:t>)=</m:t>
          </m:r>
          <m:nary>
            <m:naryPr>
              <m:chr m:val="∑"/>
              <m:ctrlPr>
                <w:rPr>
                  <w:rFonts w:ascii="Times New Roman" w:eastAsia="Times New Roman" w:hAnsi="Times New Roman" w:cs="Times New Roman"/>
                  <w:b/>
                  <w:sz w:val="24"/>
                  <w:szCs w:val="24"/>
                </w:rPr>
              </m:ctrlPr>
            </m:naryPr>
            <m:sub>
              <m:r>
                <m:rPr>
                  <m:sty m:val="bi"/>
                </m:rPr>
                <w:rPr>
                  <w:rFonts w:ascii="Times New Roman" w:eastAsia="Times New Roman" w:hAnsi="Times New Roman" w:cs="Times New Roman"/>
                  <w:sz w:val="24"/>
                  <w:szCs w:val="24"/>
                </w:rPr>
                <m:t>i</m:t>
              </m:r>
              <m:r>
                <m:rPr>
                  <m:sty m:val="bi"/>
                </m:rPr>
                <w:rPr>
                  <w:rFonts w:ascii="Times New Roman" w:eastAsia="Times New Roman" w:hAnsi="Times New Roman" w:cs="Times New Roman"/>
                  <w:sz w:val="24"/>
                  <w:szCs w:val="24"/>
                </w:rPr>
                <m:t>=1</m:t>
              </m:r>
            </m:sub>
            <m:sup>
              <m:r>
                <m:rPr>
                  <m:sty m:val="bi"/>
                </m:rPr>
                <w:rPr>
                  <w:rFonts w:ascii="Times New Roman" w:eastAsia="Times New Roman" w:hAnsi="Times New Roman" w:cs="Times New Roman"/>
                  <w:sz w:val="24"/>
                  <w:szCs w:val="24"/>
                </w:rPr>
                <m:t>N</m:t>
              </m:r>
            </m:sup>
            <m:e/>
          </m:nary>
          <m:r>
            <m:rPr>
              <m:sty m:val="bi"/>
            </m:rPr>
            <w:rPr>
              <w:rFonts w:ascii="Times New Roman" w:eastAsia="Times New Roman" w:hAnsi="Times New Roman" w:cs="Times New Roman"/>
              <w:sz w:val="24"/>
              <w:szCs w:val="24"/>
            </w:rPr>
            <m:t>w</m:t>
          </m:r>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θ</m:t>
              </m:r>
            </m:e>
            <m:sub>
              <m:r>
                <m:rPr>
                  <m:sty m:val="bi"/>
                </m:rPr>
                <w:rPr>
                  <w:rFonts w:ascii="Times New Roman" w:eastAsia="Times New Roman" w:hAnsi="Times New Roman" w:cs="Times New Roman"/>
                  <w:sz w:val="24"/>
                  <w:szCs w:val="24"/>
                </w:rPr>
                <m:t>i</m:t>
              </m:r>
            </m:sub>
          </m:sSub>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δ</m:t>
          </m:r>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θ</m:t>
              </m:r>
            </m:e>
            <m:sub>
              <m:r>
                <m:rPr>
                  <m:sty m:val="bi"/>
                </m:rPr>
                <w:rPr>
                  <w:rFonts w:ascii="Times New Roman" w:eastAsia="Times New Roman" w:hAnsi="Times New Roman" w:cs="Times New Roman"/>
                  <w:sz w:val="24"/>
                  <w:szCs w:val="24"/>
                </w:rPr>
                <m:t>i</m:t>
              </m:r>
            </m:sub>
          </m:sSub>
          <m:r>
            <m:rPr>
              <m:sty m:val="bi"/>
            </m:rPr>
            <w:rPr>
              <w:rFonts w:ascii="Times New Roman" w:eastAsia="Times New Roman" w:hAnsi="Times New Roman" w:cs="Times New Roman"/>
              <w:sz w:val="24"/>
              <w:szCs w:val="24"/>
            </w:rPr>
            <m:t>)</m:t>
          </m:r>
        </m:oMath>
      </m:oMathPara>
    </w:p>
    <w:p w14:paraId="10F771BA" w14:textId="77777777" w:rsidR="00644C69" w:rsidRDefault="00635D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m:rPr>
            <m:sty m:val="bi"/>
          </m:rPr>
          <w:rPr>
            <w:rFonts w:ascii="Times New Roman" w:eastAsia="Times New Roman" w:hAnsi="Times New Roman" w:cs="Times New Roman"/>
            <w:sz w:val="24"/>
            <w:szCs w:val="24"/>
          </w:rPr>
          <m:t>w</m:t>
        </m:r>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θ</m:t>
            </m:r>
          </m:e>
          <m:sub>
            <m:r>
              <m:rPr>
                <m:sty m:val="bi"/>
              </m:rPr>
              <w:rPr>
                <w:rFonts w:ascii="Times New Roman" w:eastAsia="Times New Roman" w:hAnsi="Times New Roman" w:cs="Times New Roman"/>
                <w:sz w:val="24"/>
                <w:szCs w:val="24"/>
              </w:rPr>
              <m:t>i</m:t>
            </m:r>
          </m:sub>
        </m:sSub>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is the importance weight</w:t>
      </w:r>
      <w:r>
        <w:rPr>
          <w:rFonts w:ascii="Times New Roman" w:eastAsia="Times New Roman" w:hAnsi="Times New Roman" w:cs="Times New Roman"/>
          <w:sz w:val="24"/>
          <w:szCs w:val="24"/>
        </w:rPr>
        <w:t xml:space="preserve"> and </w:t>
      </w:r>
      <m:oMath>
        <m:r>
          <w:rPr>
            <w:rFonts w:ascii="Cambria Math" w:hAnsi="Cambria Math"/>
          </w:rPr>
          <m:t>δ</m:t>
        </m:r>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θ</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is  a Dirac measure at </w:t>
      </w:r>
      <m:oMath>
        <m:sSub>
          <m:sSubPr>
            <m:ctrlPr>
              <w:rPr>
                <w:rFonts w:ascii="Times New Roman" w:eastAsia="Times New Roman" w:hAnsi="Times New Roman" w:cs="Times New Roman"/>
                <w:sz w:val="24"/>
                <w:szCs w:val="24"/>
              </w:rPr>
            </m:ctrlPr>
          </m:sSubPr>
          <m:e>
            <m:r>
              <w:rPr>
                <w:rFonts w:ascii="Cambria Math" w:hAnsi="Cambria Math"/>
              </w:rPr>
              <m:t>θ</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xml:space="preserve">for the i-th sample. </w:t>
      </w:r>
    </w:p>
    <w:p w14:paraId="7FD2A91C" w14:textId="359E0FF4" w:rsidR="00644C69" w:rsidRDefault="00635DE6">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the fast particle-based approach (Lee et al. 2020), we draw an initial ensemble of model parameters (particles) from the prior distributions (i.e. importance function) and approximate the posterior distribution (target function) using the initial ensemb</w:t>
      </w:r>
      <w:r>
        <w:rPr>
          <w:rFonts w:ascii="Times New Roman" w:eastAsia="Times New Roman" w:hAnsi="Times New Roman" w:cs="Times New Roman"/>
          <w:sz w:val="24"/>
          <w:szCs w:val="24"/>
        </w:rPr>
        <w:t xml:space="preserve">le. When there is very little overlap in the high-probability regions of the </w:t>
      </w:r>
      <w:del w:id="113" w:author="Seiyon Lee" w:date="2021-11-22T11:34:00Z">
        <w:r w:rsidDel="007A5BB9">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prior and posterior distribution, the initial ensemble may not adequately approximate the posterior distribution due to: (1)  weight degeneracy, where the vast majority of par</w:t>
      </w:r>
      <w:r>
        <w:rPr>
          <w:rFonts w:ascii="Times New Roman" w:eastAsia="Times New Roman" w:hAnsi="Times New Roman" w:cs="Times New Roman"/>
          <w:sz w:val="24"/>
          <w:szCs w:val="24"/>
        </w:rPr>
        <w:t xml:space="preserve">ticles have near-zero weights; and (2) sample impoverishment, where we “resample” the existing particles based on the weights and we are left with multiple copies of a few particles. </w:t>
      </w:r>
    </w:p>
    <w:p w14:paraId="4FAE8E62" w14:textId="2A51CF1F"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fast particle-based approach (Lee et al, 2020) mitigates these issue</w:t>
      </w:r>
      <w:r>
        <w:rPr>
          <w:rFonts w:ascii="Times New Roman" w:eastAsia="Times New Roman" w:hAnsi="Times New Roman" w:cs="Times New Roman"/>
          <w:sz w:val="24"/>
          <w:szCs w:val="24"/>
        </w:rPr>
        <w:t>s by</w:t>
      </w:r>
      <w:ins w:id="114" w:author="Seiyon Lee" w:date="2021-11-22T11:34:00Z">
        <w:r w:rsidR="007A5BB9">
          <w:rPr>
            <w:rFonts w:ascii="Times New Roman" w:eastAsia="Times New Roman" w:hAnsi="Times New Roman" w:cs="Times New Roman"/>
            <w:sz w:val="24"/>
            <w:szCs w:val="24"/>
          </w:rPr>
          <w:t xml:space="preserve"> </w:t>
        </w:r>
      </w:ins>
      <w:del w:id="115" w:author="Seiyon Lee" w:date="2021-11-22T11:34:00Z">
        <w:r w:rsidDel="007A5BB9">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gradually building up to the posterior distribution, a  technique from iterated batch importance sampling (Chopin, 2002) and Sequential Monte Carlo. Suppose there exists a series of intermediate posterior distributions where those earlier in the seri</w:t>
      </w:r>
      <w:r>
        <w:rPr>
          <w:rFonts w:ascii="Times New Roman" w:eastAsia="Times New Roman" w:hAnsi="Times New Roman" w:cs="Times New Roman"/>
          <w:sz w:val="24"/>
          <w:szCs w:val="24"/>
        </w:rPr>
        <w:t xml:space="preserve">es closely resemble the prior distribution and those at the latter part better resemble the full posterior distribution. In the first cycle, we use particles from the prior distribution to approximate an earlier intermediate posterior distribution. In the </w:t>
      </w:r>
      <w:r>
        <w:rPr>
          <w:rFonts w:ascii="Times New Roman" w:eastAsia="Times New Roman" w:hAnsi="Times New Roman" w:cs="Times New Roman"/>
          <w:sz w:val="24"/>
          <w:szCs w:val="24"/>
        </w:rPr>
        <w:t>subsequent cycles, we use samples from an intermediate posterior distribution to approximate a later intermediate posterior distribution. We end the algorithm when the target distribution is the final posterior distribution.  For cycles t=1,...,T, the t-th</w:t>
      </w:r>
      <w:r>
        <w:rPr>
          <w:rFonts w:ascii="Times New Roman" w:eastAsia="Times New Roman" w:hAnsi="Times New Roman" w:cs="Times New Roman"/>
          <w:sz w:val="24"/>
          <w:szCs w:val="24"/>
        </w:rPr>
        <w:t xml:space="preserve"> intermediate posterior distribution is:</w:t>
      </w:r>
    </w:p>
    <w:p w14:paraId="76991F23" w14:textId="77777777" w:rsidR="00644C69" w:rsidRDefault="00644C69">
      <w:pPr>
        <w:ind w:firstLine="720"/>
        <w:jc w:val="both"/>
        <w:rPr>
          <w:rFonts w:ascii="Times New Roman" w:eastAsia="Times New Roman" w:hAnsi="Times New Roman" w:cs="Times New Roman"/>
          <w:sz w:val="24"/>
          <w:szCs w:val="24"/>
        </w:rPr>
      </w:pPr>
    </w:p>
    <w:p w14:paraId="6B4C843D" w14:textId="77777777" w:rsidR="00644C69" w:rsidRDefault="00635DE6">
      <w:pPr>
        <w:jc w:val="both"/>
        <w:rPr>
          <w:rFonts w:ascii="Times New Roman" w:eastAsia="Times New Roman" w:hAnsi="Times New Roman" w:cs="Times New Roman"/>
          <w:b/>
          <w:sz w:val="24"/>
          <w:szCs w:val="24"/>
        </w:rPr>
      </w:pPr>
      <m:oMath>
        <m:sSub>
          <m:sSubPr>
            <m:ctrlPr>
              <w:rPr>
                <w:rFonts w:ascii="Times New Roman" w:eastAsia="Times New Roman" w:hAnsi="Times New Roman" w:cs="Times New Roman"/>
                <w:b/>
                <w:sz w:val="24"/>
                <w:szCs w:val="24"/>
              </w:rPr>
            </m:ctrlPr>
          </m:sSubPr>
          <m:e>
            <m:r>
              <w:rPr>
                <w:rFonts w:ascii="Cambria Math" w:hAnsi="Cambria Math"/>
              </w:rPr>
              <m:t>π</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 xml:space="preserve">| </m:t>
        </m:r>
        <m:r>
          <m:rPr>
            <m:sty m:val="bi"/>
          </m:rPr>
          <w:rPr>
            <w:rFonts w:ascii="Times New Roman" w:eastAsia="Times New Roman" w:hAnsi="Times New Roman" w:cs="Times New Roman"/>
            <w:sz w:val="24"/>
            <w:szCs w:val="24"/>
          </w:rPr>
          <m:t>Z</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p</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Z</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 ×</m:t>
        </m:r>
        <m:r>
          <m:rPr>
            <m:sty m:val="bi"/>
          </m:rPr>
          <w:rPr>
            <w:rFonts w:ascii="Times New Roman" w:eastAsia="Times New Roman" w:hAnsi="Times New Roman" w:cs="Times New Roman"/>
            <w:sz w:val="24"/>
            <w:szCs w:val="24"/>
          </w:rPr>
          <m:t>p</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θ</m:t>
        </m:r>
        <m:r>
          <m:rPr>
            <m:sty m:val="bi"/>
          </m:rPr>
          <w:rPr>
            <w:rFonts w:ascii="Times New Roman" w:eastAsia="Times New Roman" w:hAnsi="Times New Roman" w:cs="Times New Roman"/>
            <w:sz w:val="24"/>
            <w:szCs w:val="24"/>
          </w:rPr>
          <m:t>)</m:t>
        </m:r>
      </m:oMath>
      <w:r>
        <w:rPr>
          <w:rFonts w:ascii="Times New Roman" w:eastAsia="Times New Roman" w:hAnsi="Times New Roman" w:cs="Times New Roman"/>
          <w:b/>
          <w:sz w:val="24"/>
          <w:szCs w:val="24"/>
        </w:rPr>
        <w:t xml:space="preserve">, </w:t>
      </w:r>
    </w:p>
    <w:p w14:paraId="717A022E" w14:textId="77777777" w:rsidR="00644C69" w:rsidRDefault="00635D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sSub>
          <m:sSubPr>
            <m:ctrlPr>
              <w:rPr>
                <w:rFonts w:ascii="Times New Roman" w:eastAsia="Times New Roman" w:hAnsi="Times New Roman" w:cs="Times New Roman"/>
                <w:sz w:val="24"/>
                <w:szCs w:val="24"/>
              </w:rPr>
            </m:ctrlPr>
          </m:sSubPr>
          <m:e>
            <m:r>
              <w:rPr>
                <w:rFonts w:ascii="Cambria Math" w:hAnsi="Cambria Math"/>
              </w:rPr>
              <m:t>γ</m:t>
            </m:r>
          </m:e>
          <m:sub>
            <m: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denotes the incorporation factor such that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0=</m:t>
            </m:r>
            <m:r>
              <w:rPr>
                <w:rFonts w:ascii="Times New Roman" w:eastAsia="Times New Roman" w:hAnsi="Times New Roman" w:cs="Times New Roman"/>
                <w:sz w:val="24"/>
                <w:szCs w:val="24"/>
              </w:rPr>
              <m:t>γ</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γ</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γ</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γ</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=1</m:t>
        </m:r>
      </m:oMath>
      <w:r>
        <w:rPr>
          <w:rFonts w:ascii="Times New Roman" w:eastAsia="Times New Roman" w:hAnsi="Times New Roman" w:cs="Times New Roman"/>
          <w:sz w:val="24"/>
          <w:szCs w:val="24"/>
        </w:rPr>
        <w:t>. Note that the 0-th intermediate posterior distribution (</w:t>
      </w:r>
      <m:oMath>
        <m:sSub>
          <m:sSubPr>
            <m:ctrlPr>
              <w:rPr>
                <w:rFonts w:ascii="Times New Roman" w:eastAsia="Times New Roman" w:hAnsi="Times New Roman" w:cs="Times New Roman"/>
                <w:sz w:val="24"/>
                <w:szCs w:val="24"/>
              </w:rPr>
            </m:ctrlPr>
          </m:sSubPr>
          <m:e>
            <m:r>
              <w:rPr>
                <w:rFonts w:ascii="Cambria Math" w:hAnsi="Cambria Math"/>
              </w:rPr>
              <m:t>π</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m:t>
        </m:r>
        <m:r>
          <w:rPr>
            <w:rFonts w:ascii="Times New Roman" w:eastAsia="Times New Roman" w:hAnsi="Times New Roman" w:cs="Times New Roman"/>
            <w:sz w:val="24"/>
            <w:szCs w:val="24"/>
          </w:rPr>
          <m:t>θ</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Z</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is simply the prior distributi</w:t>
      </w:r>
      <w:r>
        <w:rPr>
          <w:rFonts w:ascii="Times New Roman" w:eastAsia="Times New Roman" w:hAnsi="Times New Roman" w:cs="Times New Roman"/>
          <w:sz w:val="24"/>
          <w:szCs w:val="24"/>
        </w:rPr>
        <w:t xml:space="preserve">on  </w:t>
      </w:r>
      <m:oMath>
        <m:r>
          <w:rPr>
            <w:rFonts w:ascii="Times New Roman" w:eastAsia="Times New Roman" w:hAnsi="Times New Roman" w:cs="Times New Roman"/>
            <w:sz w:val="24"/>
            <w:szCs w:val="24"/>
          </w:rPr>
          <m:t>p</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θ</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with incorporation factor </w:t>
      </w:r>
      <m:oMath>
        <m:sSub>
          <m:sSubPr>
            <m:ctrlPr>
              <w:rPr>
                <w:rFonts w:ascii="Times New Roman" w:eastAsia="Times New Roman" w:hAnsi="Times New Roman" w:cs="Times New Roman"/>
                <w:sz w:val="24"/>
                <w:szCs w:val="24"/>
              </w:rPr>
            </m:ctrlPr>
          </m:sSubPr>
          <m:e>
            <m:r>
              <w:rPr>
                <w:rFonts w:ascii="Cambria Math" w:hAnsi="Cambria Math"/>
              </w:rPr>
              <m:t>γ</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Likewise, the T-th intermediate posterior distribution (</w:t>
      </w:r>
      <m:oMath>
        <m:sSub>
          <m:sSubPr>
            <m:ctrlPr>
              <w:rPr>
                <w:rFonts w:ascii="Times New Roman" w:eastAsia="Times New Roman" w:hAnsi="Times New Roman" w:cs="Times New Roman"/>
                <w:sz w:val="24"/>
                <w:szCs w:val="24"/>
              </w:rPr>
            </m:ctrlPr>
          </m:sSubPr>
          <m:e>
            <m:r>
              <w:rPr>
                <w:rFonts w:ascii="Cambria Math" w:hAnsi="Cambria Math"/>
              </w:rPr>
              <m:t>π</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r>
          <w:rPr>
            <w:rFonts w:ascii="Times New Roman" w:eastAsia="Times New Roman" w:hAnsi="Times New Roman" w:cs="Times New Roman"/>
            <w:sz w:val="24"/>
            <w:szCs w:val="24"/>
          </w:rPr>
          <m:t>θ</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Z</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is the full posterior distribution since </w:t>
      </w:r>
      <m:oMath>
        <m:sSub>
          <m:sSubPr>
            <m:ctrlPr>
              <w:rPr>
                <w:rFonts w:ascii="Times New Roman" w:eastAsia="Times New Roman" w:hAnsi="Times New Roman" w:cs="Times New Roman"/>
                <w:sz w:val="24"/>
                <w:szCs w:val="24"/>
              </w:rPr>
            </m:ctrlPr>
          </m:sSubPr>
          <m:e>
            <m:r>
              <w:rPr>
                <w:rFonts w:ascii="Cambria Math" w:hAnsi="Cambria Math"/>
              </w:rPr>
              <m:t>γ</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1.</w:t>
      </w:r>
    </w:p>
    <w:p w14:paraId="70B29FCF" w14:textId="77777777"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end of each cycle, there still may be many replicates of a few unique particles, or sample impoverishment. To increase the number of unique particles, we must “jitter” or “mutate” the particles through a carefully constructed kernel function (Gilks </w:t>
      </w:r>
      <w:r>
        <w:rPr>
          <w:rFonts w:ascii="Times New Roman" w:eastAsia="Times New Roman" w:hAnsi="Times New Roman" w:cs="Times New Roman"/>
          <w:sz w:val="24"/>
          <w:szCs w:val="24"/>
        </w:rPr>
        <w:t>and Berzuini, 2001; Liu and West, 2001; Li et al., 2013). Upon completion of the fast particle-based calibration algorithm, we are left with an ensemble of updated parameter settings (particles) which sensibly approximate the posterior distribution.  Lee e</w:t>
      </w:r>
      <w:r>
        <w:rPr>
          <w:rFonts w:ascii="Times New Roman" w:eastAsia="Times New Roman" w:hAnsi="Times New Roman" w:cs="Times New Roman"/>
          <w:sz w:val="24"/>
          <w:szCs w:val="24"/>
        </w:rPr>
        <w:t>t. al. 2020 also provides guidelines for choosing the number of cycles, how to mutate the particles, and how to construct these intermediate posterior distributions. We approximate the  posterior distribution using “mutated” samples from the final (T-th) i</w:t>
      </w:r>
      <w:r>
        <w:rPr>
          <w:rFonts w:ascii="Times New Roman" w:eastAsia="Times New Roman" w:hAnsi="Times New Roman" w:cs="Times New Roman"/>
          <w:sz w:val="24"/>
          <w:szCs w:val="24"/>
        </w:rPr>
        <w:t>ntermediate posterior distribution:</w:t>
      </w:r>
    </w:p>
    <w:p w14:paraId="0FA9C735" w14:textId="77777777" w:rsidR="00644C69" w:rsidRDefault="00644C69">
      <w:pPr>
        <w:jc w:val="both"/>
        <w:rPr>
          <w:rFonts w:ascii="Times New Roman" w:eastAsia="Times New Roman" w:hAnsi="Times New Roman" w:cs="Times New Roman"/>
          <w:sz w:val="24"/>
          <w:szCs w:val="24"/>
        </w:rPr>
      </w:pPr>
    </w:p>
    <w:p w14:paraId="7F4BEB3B" w14:textId="77777777" w:rsidR="00644C69" w:rsidRDefault="00635DE6">
      <w:pPr>
        <w:jc w:val="both"/>
        <w:rPr>
          <w:rFonts w:ascii="Times New Roman" w:eastAsia="Times New Roman" w:hAnsi="Times New Roman" w:cs="Times New Roman"/>
          <w:sz w:val="24"/>
          <w:szCs w:val="24"/>
        </w:rPr>
      </w:pPr>
      <m:oMathPara>
        <m:oMath>
          <m:r>
            <w:rPr>
              <w:rFonts w:ascii="Cambria Math" w:hAnsi="Cambria Math"/>
            </w:rPr>
            <m:t>π</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θ</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Z</m:t>
          </m:r>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π</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r>
            <w:rPr>
              <w:rFonts w:ascii="Times New Roman" w:eastAsia="Times New Roman" w:hAnsi="Times New Roman" w:cs="Times New Roman"/>
              <w:sz w:val="24"/>
              <w:szCs w:val="24"/>
            </w:rPr>
            <m:t>θ</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Z</m:t>
          </m:r>
          <m:r>
            <w:rPr>
              <w:rFonts w:ascii="Times New Roman" w:eastAsia="Times New Roman" w:hAnsi="Times New Roman" w:cs="Times New Roman"/>
              <w:sz w:val="24"/>
              <w:szCs w:val="24"/>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i</m:t>
              </m:r>
              <m:r>
                <w:rPr>
                  <w:rFonts w:ascii="Times New Roman" w:eastAsia="Times New Roman" w:hAnsi="Times New Roman" w:cs="Times New Roman"/>
                  <w:sz w:val="24"/>
                  <w:szCs w:val="24"/>
                </w:rPr>
                <m:t>=1</m:t>
              </m:r>
            </m:sub>
            <m:sup>
              <m:r>
                <w:rPr>
                  <w:rFonts w:ascii="Times New Roman" w:eastAsia="Times New Roman" w:hAnsi="Times New Roman" w:cs="Times New Roman"/>
                  <w:sz w:val="24"/>
                  <w:szCs w:val="24"/>
                </w:rPr>
                <m:t>N</m:t>
              </m:r>
            </m:sup>
            <m:e/>
          </m:nary>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θ</m:t>
                  </m:r>
                </m:e>
              </m:acc>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r>
            <w:rPr>
              <w:rFonts w:ascii="Times New Roman" w:eastAsia="Times New Roman" w:hAnsi="Times New Roman" w:cs="Times New Roman"/>
              <w:sz w:val="24"/>
              <w:szCs w:val="24"/>
            </w:rPr>
            <m:t>δ</m:t>
          </m:r>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θ</m:t>
                  </m:r>
                </m:e>
              </m:acc>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oMath>
      </m:oMathPara>
    </w:p>
    <w:p w14:paraId="1E8C325E" w14:textId="77777777" w:rsidR="00644C69" w:rsidRDefault="00644C69">
      <w:pPr>
        <w:jc w:val="both"/>
        <w:rPr>
          <w:rFonts w:ascii="Times New Roman" w:eastAsia="Times New Roman" w:hAnsi="Times New Roman" w:cs="Times New Roman"/>
          <w:sz w:val="24"/>
          <w:szCs w:val="24"/>
        </w:rPr>
      </w:pPr>
    </w:p>
    <w:p w14:paraId="0375046A" w14:textId="77777777" w:rsidR="00644C69" w:rsidRDefault="00635DE6">
      <w:pPr>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lastRenderedPageBreak/>
        <w:t xml:space="preserve">Where </w:t>
      </w:r>
      <m:oMath>
        <m:sSub>
          <m:sSubPr>
            <m:ctrlPr>
              <w:rPr>
                <w:rFonts w:ascii="Times New Roman" w:eastAsia="Times New Roman" w:hAnsi="Times New Roman" w:cs="Times New Roman"/>
                <w:sz w:val="24"/>
                <w:szCs w:val="24"/>
              </w:rPr>
            </m:ctrlPr>
          </m:sSubPr>
          <m:e>
            <m:acc>
              <m:accPr>
                <m:ctrlPr>
                  <w:rPr>
                    <w:rFonts w:ascii="Cambria Math" w:hAnsi="Cambria Math"/>
                  </w:rPr>
                </m:ctrlPr>
              </m:accPr>
              <m:e>
                <m:r>
                  <w:rPr>
                    <w:rFonts w:ascii="Cambria Math" w:hAnsi="Cambria Math"/>
                  </w:rPr>
                  <m:t>θ</m:t>
                </m:r>
              </m:e>
            </m:acc>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xml:space="preserve"> is the i-th mutated particle,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θ</m:t>
                </m:r>
              </m:e>
            </m:acc>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are the corresponding weights from the T-th cycle, and </w:t>
      </w:r>
      <m:oMath>
        <m:r>
          <w:rPr>
            <w:rFonts w:ascii="Cambria Math" w:hAnsi="Cambria Math"/>
          </w:rPr>
          <m:t>δ</m:t>
        </m:r>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θ</m:t>
                </m:r>
              </m:e>
            </m:acc>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is  a Dirac measure at </w:t>
      </w:r>
      <m:oMath>
        <m:sSub>
          <m:sSubPr>
            <m:ctrlPr>
              <w:rPr>
                <w:rFonts w:ascii="Times New Roman" w:eastAsia="Times New Roman" w:hAnsi="Times New Roman" w:cs="Times New Roman"/>
                <w:sz w:val="24"/>
                <w:szCs w:val="24"/>
              </w:rPr>
            </m:ctrlPr>
          </m:sSubPr>
          <m:e>
            <m:acc>
              <m:accPr>
                <m:ctrlPr>
                  <w:rPr>
                    <w:rFonts w:ascii="Cambria Math" w:hAnsi="Cambria Math"/>
                  </w:rPr>
                </m:ctrlPr>
              </m:accPr>
              <m:e>
                <m:r>
                  <w:rPr>
                    <w:rFonts w:ascii="Cambria Math" w:hAnsi="Cambria Math"/>
                  </w:rPr>
                  <m:t>θ</m:t>
                </m:r>
              </m:e>
            </m:acc>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xml:space="preserve">. </w:t>
      </w:r>
    </w:p>
    <w:p w14:paraId="3B36F5D4" w14:textId="77777777" w:rsidR="00644C69" w:rsidRDefault="00644C69">
      <w:pPr>
        <w:ind w:firstLine="720"/>
        <w:jc w:val="both"/>
        <w:rPr>
          <w:rFonts w:ascii="Times New Roman" w:eastAsia="Times New Roman" w:hAnsi="Times New Roman" w:cs="Times New Roman"/>
          <w:sz w:val="24"/>
          <w:szCs w:val="24"/>
        </w:rPr>
      </w:pPr>
    </w:p>
    <w:p w14:paraId="46819D02" w14:textId="77777777" w:rsidR="00644C69" w:rsidRDefault="00635D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Experimental Design</w:t>
      </w:r>
    </w:p>
    <w:p w14:paraId="75712B24" w14:textId="77777777" w:rsidR="00644C69" w:rsidRDefault="00635DE6">
      <w:pPr>
        <w:ind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focus on the West Branch Susquehanna River basin in the United States Middle Atlantic region as flooding is a regional concern. This region has a relatively high frequency of extreme weather events, making it particularly vulnerable to damaging flood ev</w:t>
      </w:r>
      <w:r>
        <w:rPr>
          <w:rFonts w:ascii="Times New Roman" w:eastAsia="Times New Roman" w:hAnsi="Times New Roman" w:cs="Times New Roman"/>
          <w:sz w:val="24"/>
          <w:szCs w:val="24"/>
        </w:rPr>
        <w:t xml:space="preserve">ents. </w:t>
      </w:r>
      <w:r>
        <w:rPr>
          <w:rFonts w:ascii="Times New Roman" w:eastAsia="Times New Roman" w:hAnsi="Times New Roman" w:cs="Times New Roman"/>
          <w:sz w:val="24"/>
          <w:szCs w:val="24"/>
          <w:highlight w:val="white"/>
        </w:rPr>
        <w:t>We use the National Oceanic and Atmospheric Administration's Hydrology Laboratory-Research Distributed Hydrologic Model (HL-RDHM) (Koren et al., 2004).</w:t>
      </w:r>
      <w:r>
        <w:rPr>
          <w:rFonts w:ascii="Times New Roman" w:eastAsia="Times New Roman" w:hAnsi="Times New Roman" w:cs="Times New Roman"/>
          <w:sz w:val="24"/>
          <w:szCs w:val="24"/>
        </w:rPr>
        <w:t xml:space="preserve"> We run HL-RDHM in a fully distributed mode</w:t>
      </w:r>
      <w:r>
        <w:rPr>
          <w:rFonts w:ascii="Times New Roman" w:eastAsia="Times New Roman" w:hAnsi="Times New Roman" w:cs="Times New Roman"/>
          <w:sz w:val="24"/>
          <w:szCs w:val="24"/>
        </w:rPr>
        <w:t xml:space="preserve"> at a spatial resolution of 2 km. Within HL-RDHM, we dep</w:t>
      </w:r>
      <w:r>
        <w:rPr>
          <w:rFonts w:ascii="Times New Roman" w:eastAsia="Times New Roman" w:hAnsi="Times New Roman" w:cs="Times New Roman"/>
          <w:sz w:val="24"/>
          <w:szCs w:val="24"/>
        </w:rPr>
        <w:t xml:space="preserve">loy the Sacramento Soil Moisture Accounting model with Heat Transfer (SAC-HT) to represent hillslope runoff generation, and the SNOW-17 module to represent snow accumulation and melting. </w:t>
      </w:r>
    </w:p>
    <w:p w14:paraId="119106FB" w14:textId="43D27728" w:rsidR="00644C69" w:rsidRDefault="00635DE6">
      <w:pPr>
        <w:ind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We use three main datasets: multisensor precipitation estimates, gri</w:t>
      </w:r>
      <w:r>
        <w:rPr>
          <w:rFonts w:ascii="Times New Roman" w:eastAsia="Times New Roman" w:hAnsi="Times New Roman" w:cs="Times New Roman"/>
          <w:sz w:val="24"/>
          <w:szCs w:val="24"/>
          <w:highlight w:val="white"/>
        </w:rPr>
        <w:t xml:space="preserve">dded near-surface air temperature, and streamflow. We use </w:t>
      </w:r>
      <w:ins w:id="116" w:author="Seiyon Lee" w:date="2021-11-22T11:35:00Z">
        <w:r w:rsidR="007A5BB9">
          <w:rPr>
            <w:rFonts w:ascii="Times New Roman" w:eastAsia="Times New Roman" w:hAnsi="Times New Roman" w:cs="Times New Roman"/>
            <w:sz w:val="24"/>
            <w:szCs w:val="24"/>
            <w:highlight w:val="white"/>
          </w:rPr>
          <w:t>m</w:t>
        </w:r>
      </w:ins>
      <w:del w:id="117" w:author="Seiyon Lee" w:date="2021-11-22T11:35:00Z">
        <w:r w:rsidDel="007A5BB9">
          <w:rPr>
            <w:rFonts w:ascii="Times New Roman" w:eastAsia="Times New Roman" w:hAnsi="Times New Roman" w:cs="Times New Roman"/>
            <w:sz w:val="24"/>
            <w:szCs w:val="24"/>
            <w:highlight w:val="white"/>
          </w:rPr>
          <w:delText>M</w:delText>
        </w:r>
      </w:del>
      <w:r>
        <w:rPr>
          <w:rFonts w:ascii="Times New Roman" w:eastAsia="Times New Roman" w:hAnsi="Times New Roman" w:cs="Times New Roman"/>
          <w:sz w:val="24"/>
          <w:szCs w:val="24"/>
          <w:highlight w:val="white"/>
        </w:rPr>
        <w:t>ultisensor precipitation estimates and gridded near-surface air temperature to run the hydrological model for parameter calibration purposes and to initialize the model. Multisensor precipitation e</w:t>
      </w:r>
      <w:r>
        <w:rPr>
          <w:rFonts w:ascii="Times New Roman" w:eastAsia="Times New Roman" w:hAnsi="Times New Roman" w:cs="Times New Roman"/>
          <w:sz w:val="24"/>
          <w:szCs w:val="24"/>
          <w:highlight w:val="white"/>
        </w:rPr>
        <w:t>stimates represents a continuous time series of hourly, gridded precipitation observations at 4 × 4 km</w:t>
      </w:r>
      <w:r>
        <w:rPr>
          <w:rFonts w:ascii="Times New Roman" w:eastAsia="Times New Roman" w:hAnsi="Times New Roman" w:cs="Times New Roman"/>
          <w:sz w:val="24"/>
          <w:szCs w:val="24"/>
          <w:highlight w:val="white"/>
          <w:vertAlign w:val="superscript"/>
        </w:rPr>
        <w:t>2</w:t>
      </w:r>
      <w:r>
        <w:rPr>
          <w:rFonts w:ascii="Times New Roman" w:eastAsia="Times New Roman" w:hAnsi="Times New Roman" w:cs="Times New Roman"/>
          <w:sz w:val="24"/>
          <w:szCs w:val="24"/>
          <w:highlight w:val="white"/>
        </w:rPr>
        <w:t xml:space="preserve"> cells, which are produced by combining multiple radar estimates and rain gauge measurements. The gridded near-surface air temperature data at 4 × 4 km</w:t>
      </w:r>
      <w:r>
        <w:rPr>
          <w:rFonts w:ascii="Times New Roman" w:eastAsia="Times New Roman" w:hAnsi="Times New Roman" w:cs="Times New Roman"/>
          <w:sz w:val="24"/>
          <w:szCs w:val="24"/>
          <w:highlight w:val="white"/>
          <w:vertAlign w:val="superscript"/>
        </w:rPr>
        <w:t>2</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resolution were developed by combining multiple temperature observation networks. We obtain streamflow observation at basin outlet from the United States Geological Survey (USGS 01554000). </w:t>
      </w:r>
      <w:r>
        <w:rPr>
          <w:rFonts w:ascii="Times New Roman" w:eastAsia="Times New Roman" w:hAnsi="Times New Roman" w:cs="Times New Roman"/>
          <w:sz w:val="24"/>
          <w:szCs w:val="24"/>
        </w:rPr>
        <w:t>We calibrate the model for the period of 2004-2009, and use 2010-20</w:t>
      </w:r>
      <w:r>
        <w:rPr>
          <w:rFonts w:ascii="Times New Roman" w:eastAsia="Times New Roman" w:hAnsi="Times New Roman" w:cs="Times New Roman"/>
          <w:sz w:val="24"/>
          <w:szCs w:val="24"/>
        </w:rPr>
        <w:t xml:space="preserve">12 for evaluation. We use the year 2003 to spin up the model. </w:t>
      </w:r>
    </w:p>
    <w:p w14:paraId="03C58B40" w14:textId="77777777" w:rsidR="00644C69" w:rsidRDefault="00644C69">
      <w:pPr>
        <w:ind w:firstLine="450"/>
        <w:jc w:val="both"/>
        <w:rPr>
          <w:rFonts w:ascii="Times New Roman" w:eastAsia="Times New Roman" w:hAnsi="Times New Roman" w:cs="Times New Roman"/>
          <w:sz w:val="24"/>
          <w:szCs w:val="24"/>
        </w:rPr>
      </w:pPr>
    </w:p>
    <w:p w14:paraId="4C7BD557" w14:textId="657DABE4" w:rsidR="00644C69" w:rsidRDefault="00635DE6">
      <w:pPr>
        <w:jc w:val="both"/>
        <w:rPr>
          <w:ins w:id="118" w:author="Seiyon Lee" w:date="2021-11-22T12:03:00Z"/>
          <w:rFonts w:ascii="Times New Roman" w:eastAsia="Times New Roman" w:hAnsi="Times New Roman" w:cs="Times New Roman"/>
          <w:b/>
          <w:sz w:val="24"/>
          <w:szCs w:val="24"/>
        </w:rPr>
      </w:pPr>
      <w:r>
        <w:rPr>
          <w:rFonts w:ascii="Times New Roman" w:eastAsia="Times New Roman" w:hAnsi="Times New Roman" w:cs="Times New Roman"/>
          <w:b/>
          <w:sz w:val="24"/>
          <w:szCs w:val="24"/>
        </w:rPr>
        <w:t>3. Results</w:t>
      </w:r>
    </w:p>
    <w:p w14:paraId="213848AF" w14:textId="64EEF7AA" w:rsidR="005C550B" w:rsidRDefault="005C550B">
      <w:pPr>
        <w:jc w:val="both"/>
        <w:rPr>
          <w:ins w:id="119" w:author="Seiyon Lee" w:date="2021-11-22T12:16:00Z"/>
          <w:rFonts w:ascii="Times New Roman" w:eastAsia="Times New Roman" w:hAnsi="Times New Roman" w:cs="Times New Roman"/>
          <w:sz w:val="24"/>
          <w:szCs w:val="24"/>
        </w:rPr>
      </w:pPr>
      <w:moveToRangeStart w:id="120" w:author="Seiyon Lee" w:date="2021-11-22T12:03:00Z" w:name="move88475019"/>
      <w:commentRangeStart w:id="121"/>
      <w:moveTo w:id="122" w:author="Seiyon Lee" w:date="2021-11-22T12:03:00Z">
        <w:r>
          <w:rPr>
            <w:rFonts w:ascii="Times New Roman" w:eastAsia="Times New Roman" w:hAnsi="Times New Roman" w:cs="Times New Roman"/>
            <w:sz w:val="24"/>
            <w:szCs w:val="24"/>
          </w:rPr>
          <w:t>Flooding in the selected region is driven by diverse atmospheric mechanisms. For example, flooding in the cool season is dominated by heavy precipitation events accompanied by snowmelt runoff. During the cool season, a positive North Atlantic Oscillation phase generally results in increased precipitation amounts and the occurrence of heavy snow (Durkee et al., 2007). In the summer season, convective thunderstorms with increased intensity may lead to greater variability in streamflow. The most destructive floods in the Susquehanna River basins that occurred in recent years, each associated with different flood-generating mechanisms, includes Hurricane Ivan (September 2004), late winter–early spring extratropical systems (April 2005), warm-season convective systems (June 2006), and tropical storm Lee (September 2011).</w:t>
        </w:r>
      </w:moveTo>
      <w:moveToRangeEnd w:id="120"/>
      <w:commentRangeEnd w:id="121"/>
      <w:r w:rsidR="00C6093D">
        <w:rPr>
          <w:rStyle w:val="CommentReference"/>
        </w:rPr>
        <w:commentReference w:id="121"/>
      </w:r>
      <w:ins w:id="123" w:author="Seiyon Lee" w:date="2021-11-22T12:16:00Z">
        <w:r w:rsidR="00F5214E">
          <w:rPr>
            <w:rFonts w:ascii="Times New Roman" w:eastAsia="Times New Roman" w:hAnsi="Times New Roman" w:cs="Times New Roman"/>
            <w:sz w:val="24"/>
            <w:szCs w:val="24"/>
          </w:rPr>
          <w:t xml:space="preserve"> </w:t>
        </w:r>
      </w:ins>
    </w:p>
    <w:p w14:paraId="3EA025D3" w14:textId="7C61446B" w:rsidR="00F5214E" w:rsidRDefault="00F5214E">
      <w:pPr>
        <w:jc w:val="both"/>
        <w:rPr>
          <w:ins w:id="124" w:author="Seiyon Lee" w:date="2021-11-22T12:16:00Z"/>
          <w:rFonts w:ascii="Times New Roman" w:eastAsia="Times New Roman" w:hAnsi="Times New Roman" w:cs="Times New Roman"/>
          <w:sz w:val="24"/>
          <w:szCs w:val="24"/>
        </w:rPr>
      </w:pPr>
    </w:p>
    <w:p w14:paraId="3A8AC3F8" w14:textId="74AD7D82" w:rsidR="00F5214E" w:rsidRDefault="00F5214E">
      <w:pPr>
        <w:jc w:val="both"/>
        <w:rPr>
          <w:ins w:id="125" w:author="Seiyon Lee" w:date="2021-11-22T12:03:00Z"/>
          <w:rFonts w:ascii="Times New Roman" w:eastAsia="Times New Roman" w:hAnsi="Times New Roman" w:cs="Times New Roman"/>
          <w:sz w:val="24"/>
          <w:szCs w:val="24"/>
        </w:rPr>
      </w:pPr>
      <w:commentRangeStart w:id="126"/>
      <w:ins w:id="127" w:author="Seiyon Lee" w:date="2021-11-22T12:16:00Z">
        <w:r>
          <w:rPr>
            <w:rFonts w:ascii="Times New Roman" w:eastAsia="Times New Roman" w:hAnsi="Times New Roman" w:cs="Times New Roman"/>
            <w:sz w:val="24"/>
            <w:szCs w:val="24"/>
          </w:rPr>
          <w:t>As part of the calibration process, we select twelve model parameters associated with each model grid cell (Table 1). The sensitive parameters are associated with different hydrodynamic processes related to baseflow, percolation, evaporation, storm runoff, and the channel routing process (Table 1; Supplementary Figure S1).</w:t>
        </w:r>
      </w:ins>
      <w:commentRangeEnd w:id="126"/>
      <w:ins w:id="128" w:author="Seiyon Lee" w:date="2021-11-22T13:28:00Z">
        <w:r w:rsidR="003E7AAD">
          <w:rPr>
            <w:rStyle w:val="CommentReference"/>
          </w:rPr>
          <w:commentReference w:id="126"/>
        </w:r>
      </w:ins>
    </w:p>
    <w:p w14:paraId="28214A65" w14:textId="77777777" w:rsidR="005C550B" w:rsidRDefault="005C550B">
      <w:pPr>
        <w:jc w:val="both"/>
        <w:rPr>
          <w:rFonts w:ascii="Times New Roman" w:eastAsia="Times New Roman" w:hAnsi="Times New Roman" w:cs="Times New Roman"/>
          <w:b/>
          <w:sz w:val="24"/>
          <w:szCs w:val="24"/>
        </w:rPr>
      </w:pPr>
    </w:p>
    <w:p w14:paraId="45B44232" w14:textId="25FA1D27" w:rsidR="00644C69" w:rsidRDefault="00635DE6" w:rsidP="00C6093D">
      <w:pPr>
        <w:ind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lastRenderedPageBreak/>
        <w:t xml:space="preserve">We first generate streamflow simulations using </w:t>
      </w:r>
      <w:ins w:id="129" w:author="Seiyon Lee" w:date="2021-11-22T12:01:00Z">
        <w:r w:rsidR="005C550B">
          <w:rPr>
            <w:rFonts w:ascii="Times New Roman" w:eastAsia="Times New Roman" w:hAnsi="Times New Roman" w:cs="Times New Roman"/>
            <w:color w:val="1C1D1E"/>
            <w:sz w:val="24"/>
            <w:szCs w:val="24"/>
          </w:rPr>
          <w:t xml:space="preserve">the </w:t>
        </w:r>
      </w:ins>
      <w:r>
        <w:rPr>
          <w:rFonts w:ascii="Times New Roman" w:eastAsia="Times New Roman" w:hAnsi="Times New Roman" w:cs="Times New Roman"/>
          <w:color w:val="1C1D1E"/>
          <w:sz w:val="24"/>
          <w:szCs w:val="24"/>
        </w:rPr>
        <w:t xml:space="preserve">best parameter estimates obtained </w:t>
      </w:r>
      <w:del w:id="130" w:author="Seiyon Lee" w:date="2021-11-22T12:01:00Z">
        <w:r w:rsidDel="005C550B">
          <w:rPr>
            <w:rFonts w:ascii="Times New Roman" w:eastAsia="Times New Roman" w:hAnsi="Times New Roman" w:cs="Times New Roman"/>
            <w:color w:val="1C1D1E"/>
            <w:sz w:val="24"/>
            <w:szCs w:val="24"/>
          </w:rPr>
          <w:delText>using</w:delText>
        </w:r>
      </w:del>
      <w:ins w:id="131" w:author="Seiyon Lee" w:date="2021-11-22T12:01:00Z">
        <w:r w:rsidR="005C550B">
          <w:rPr>
            <w:rFonts w:ascii="Times New Roman" w:eastAsia="Times New Roman" w:hAnsi="Times New Roman" w:cs="Times New Roman"/>
            <w:color w:val="1C1D1E"/>
            <w:sz w:val="24"/>
            <w:szCs w:val="24"/>
          </w:rPr>
          <w:t>via</w:t>
        </w:r>
        <w:r w:rsidR="005C550B">
          <w:rPr>
            <w:rFonts w:ascii="Times New Roman" w:eastAsia="Times New Roman" w:hAnsi="Times New Roman" w:cs="Times New Roman"/>
            <w:color w:val="1C1D1E"/>
            <w:sz w:val="24"/>
            <w:szCs w:val="24"/>
          </w:rPr>
          <w:t xml:space="preserve"> </w:t>
        </w:r>
      </w:ins>
      <w:ins w:id="132" w:author="Seiyon Lee" w:date="2021-11-22T11:58:00Z">
        <w:r w:rsidR="005C550B">
          <w:rPr>
            <w:rFonts w:ascii="Times New Roman" w:eastAsia="Times New Roman" w:hAnsi="Times New Roman" w:cs="Times New Roman"/>
            <w:color w:val="1C1D1E"/>
            <w:sz w:val="24"/>
            <w:szCs w:val="24"/>
          </w:rPr>
          <w:t>the</w:t>
        </w:r>
      </w:ins>
      <w:r>
        <w:rPr>
          <w:rFonts w:ascii="Times New Roman" w:eastAsia="Times New Roman" w:hAnsi="Times New Roman" w:cs="Times New Roman"/>
          <w:color w:val="1C1D1E"/>
          <w:sz w:val="24"/>
          <w:szCs w:val="24"/>
        </w:rPr>
        <w:t xml:space="preserve"> stepwise line search approach (Figure 2). </w:t>
      </w:r>
      <w:ins w:id="133" w:author="Seiyon Lee" w:date="2021-11-22T11:58:00Z">
        <w:r w:rsidR="005C550B">
          <w:rPr>
            <w:rFonts w:ascii="Times New Roman" w:eastAsia="Times New Roman" w:hAnsi="Times New Roman" w:cs="Times New Roman"/>
            <w:color w:val="1C1D1E"/>
            <w:sz w:val="24"/>
            <w:szCs w:val="24"/>
          </w:rPr>
          <w:t xml:space="preserve">The </w:t>
        </w:r>
      </w:ins>
      <w:ins w:id="134" w:author="Seiyon Lee" w:date="2021-11-22T12:00:00Z">
        <w:r w:rsidR="005C550B">
          <w:rPr>
            <w:rFonts w:ascii="Times New Roman" w:eastAsia="Times New Roman" w:hAnsi="Times New Roman" w:cs="Times New Roman"/>
            <w:color w:val="1C1D1E"/>
            <w:sz w:val="24"/>
            <w:szCs w:val="24"/>
            <w:highlight w:val="white"/>
          </w:rPr>
          <w:t>s</w:t>
        </w:r>
      </w:ins>
      <w:del w:id="135" w:author="Seiyon Lee" w:date="2021-11-22T12:00:00Z">
        <w:r w:rsidDel="005C550B">
          <w:rPr>
            <w:rFonts w:ascii="Times New Roman" w:eastAsia="Times New Roman" w:hAnsi="Times New Roman" w:cs="Times New Roman"/>
            <w:color w:val="1C1D1E"/>
            <w:sz w:val="24"/>
            <w:szCs w:val="24"/>
            <w:highlight w:val="white"/>
          </w:rPr>
          <w:delText>S</w:delText>
        </w:r>
      </w:del>
      <w:r>
        <w:rPr>
          <w:rFonts w:ascii="Times New Roman" w:eastAsia="Times New Roman" w:hAnsi="Times New Roman" w:cs="Times New Roman"/>
          <w:color w:val="1C1D1E"/>
          <w:sz w:val="24"/>
          <w:szCs w:val="24"/>
          <w:highlight w:val="white"/>
        </w:rPr>
        <w:t xml:space="preserve">tepwise line search </w:t>
      </w:r>
      <w:del w:id="136" w:author="Seiyon Lee" w:date="2021-11-22T11:58:00Z">
        <w:r w:rsidDel="005C550B">
          <w:rPr>
            <w:rFonts w:ascii="Times New Roman" w:eastAsia="Times New Roman" w:hAnsi="Times New Roman" w:cs="Times New Roman"/>
            <w:color w:val="1C1D1E"/>
            <w:sz w:val="24"/>
            <w:szCs w:val="24"/>
            <w:highlight w:val="white"/>
          </w:rPr>
          <w:delText xml:space="preserve">typically </w:delText>
        </w:r>
      </w:del>
      <w:r>
        <w:rPr>
          <w:rFonts w:ascii="Times New Roman" w:eastAsia="Times New Roman" w:hAnsi="Times New Roman" w:cs="Times New Roman"/>
          <w:color w:val="1C1D1E"/>
          <w:sz w:val="24"/>
          <w:szCs w:val="24"/>
          <w:highlight w:val="white"/>
        </w:rPr>
        <w:t>adjusts a subset of m</w:t>
      </w:r>
      <w:r>
        <w:rPr>
          <w:rFonts w:ascii="Times New Roman" w:eastAsia="Times New Roman" w:hAnsi="Times New Roman" w:cs="Times New Roman"/>
          <w:color w:val="1C1D1E"/>
          <w:sz w:val="24"/>
          <w:szCs w:val="24"/>
          <w:highlight w:val="white"/>
        </w:rPr>
        <w:t xml:space="preserve">odel parameters to minimize an </w:t>
      </w:r>
      <w:del w:id="137" w:author="Seiyon Lee" w:date="2021-11-22T11:58:00Z">
        <w:r w:rsidDel="005C550B">
          <w:rPr>
            <w:rFonts w:ascii="Times New Roman" w:eastAsia="Times New Roman" w:hAnsi="Times New Roman" w:cs="Times New Roman"/>
            <w:color w:val="1C1D1E"/>
            <w:sz w:val="24"/>
            <w:szCs w:val="24"/>
            <w:highlight w:val="white"/>
          </w:rPr>
          <w:delText>average misfit function</w:delText>
        </w:r>
      </w:del>
      <w:ins w:id="138" w:author="Seiyon Lee" w:date="2021-11-22T11:58:00Z">
        <w:r w:rsidR="005C550B">
          <w:rPr>
            <w:rFonts w:ascii="Times New Roman" w:eastAsia="Times New Roman" w:hAnsi="Times New Roman" w:cs="Times New Roman"/>
            <w:color w:val="1C1D1E"/>
            <w:sz w:val="24"/>
            <w:szCs w:val="24"/>
            <w:highlight w:val="white"/>
          </w:rPr>
          <w:t>objective function</w:t>
        </w:r>
      </w:ins>
      <w:ins w:id="139" w:author="Seiyon Lee" w:date="2021-11-22T12:04:00Z">
        <w:r w:rsidR="00C6093D">
          <w:rPr>
            <w:rFonts w:ascii="Times New Roman" w:eastAsia="Times New Roman" w:hAnsi="Times New Roman" w:cs="Times New Roman"/>
            <w:color w:val="1C1D1E"/>
            <w:sz w:val="24"/>
            <w:szCs w:val="24"/>
            <w:highlight w:val="white"/>
          </w:rPr>
          <w:t xml:space="preserve"> and returns a single estimate of the model parameter</w:t>
        </w:r>
      </w:ins>
      <w:ins w:id="140" w:author="Seiyon Lee" w:date="2021-11-22T12:06:00Z">
        <w:r w:rsidR="00C6093D">
          <w:rPr>
            <w:rFonts w:ascii="Times New Roman" w:eastAsia="Times New Roman" w:hAnsi="Times New Roman" w:cs="Times New Roman"/>
            <w:color w:val="1C1D1E"/>
            <w:sz w:val="24"/>
            <w:szCs w:val="24"/>
            <w:highlight w:val="white"/>
          </w:rPr>
          <w:t>s</w:t>
        </w:r>
      </w:ins>
      <w:ins w:id="141" w:author="Seiyon Lee" w:date="2021-11-22T12:07:00Z">
        <w:r w:rsidR="00C6093D">
          <w:rPr>
            <w:rFonts w:ascii="Times New Roman" w:eastAsia="Times New Roman" w:hAnsi="Times New Roman" w:cs="Times New Roman"/>
            <w:color w:val="1C1D1E"/>
            <w:sz w:val="24"/>
            <w:szCs w:val="24"/>
            <w:highlight w:val="white"/>
          </w:rPr>
          <w:t xml:space="preserve">; thereby, neglecting </w:t>
        </w:r>
      </w:ins>
      <w:ins w:id="142" w:author="Seiyon Lee" w:date="2021-11-22T12:09:00Z">
        <w:r w:rsidR="00AE78D5">
          <w:rPr>
            <w:rFonts w:ascii="Times New Roman" w:eastAsia="Times New Roman" w:hAnsi="Times New Roman" w:cs="Times New Roman"/>
            <w:color w:val="1C1D1E"/>
            <w:sz w:val="24"/>
            <w:szCs w:val="24"/>
            <w:highlight w:val="white"/>
          </w:rPr>
          <w:t>parametric</w:t>
        </w:r>
      </w:ins>
      <w:ins w:id="143" w:author="Seiyon Lee" w:date="2021-11-22T12:07:00Z">
        <w:r w:rsidR="00C6093D">
          <w:rPr>
            <w:rFonts w:ascii="Times New Roman" w:eastAsia="Times New Roman" w:hAnsi="Times New Roman" w:cs="Times New Roman"/>
            <w:color w:val="1C1D1E"/>
            <w:sz w:val="24"/>
            <w:szCs w:val="24"/>
            <w:highlight w:val="white"/>
          </w:rPr>
          <w:t xml:space="preserve"> unce</w:t>
        </w:r>
      </w:ins>
      <w:ins w:id="144" w:author="Seiyon Lee" w:date="2021-11-22T12:08:00Z">
        <w:r w:rsidR="00C6093D">
          <w:rPr>
            <w:rFonts w:ascii="Times New Roman" w:eastAsia="Times New Roman" w:hAnsi="Times New Roman" w:cs="Times New Roman"/>
            <w:color w:val="1C1D1E"/>
            <w:sz w:val="24"/>
            <w:szCs w:val="24"/>
            <w:highlight w:val="white"/>
          </w:rPr>
          <w:t>rtainty</w:t>
        </w:r>
      </w:ins>
      <w:ins w:id="145" w:author="Seiyon Lee" w:date="2021-11-22T12:04:00Z">
        <w:r w:rsidR="00C6093D">
          <w:rPr>
            <w:rFonts w:ascii="Times New Roman" w:eastAsia="Times New Roman" w:hAnsi="Times New Roman" w:cs="Times New Roman"/>
            <w:color w:val="1C1D1E"/>
            <w:sz w:val="24"/>
            <w:szCs w:val="24"/>
            <w:highlight w:val="white"/>
          </w:rPr>
          <w:t xml:space="preserve">. </w:t>
        </w:r>
      </w:ins>
      <w:ins w:id="146" w:author="Seiyon Lee" w:date="2021-11-22T12:05:00Z">
        <w:r w:rsidR="00C6093D">
          <w:rPr>
            <w:rFonts w:ascii="Times New Roman" w:eastAsia="Times New Roman" w:hAnsi="Times New Roman" w:cs="Times New Roman"/>
            <w:color w:val="1C1D1E"/>
            <w:sz w:val="24"/>
            <w:szCs w:val="24"/>
            <w:highlight w:val="white"/>
          </w:rPr>
          <w:t xml:space="preserve">In this study, we use the </w:t>
        </w:r>
      </w:ins>
      <w:del w:id="147" w:author="Seiyon Lee" w:date="2021-11-22T11:59:00Z">
        <w:r w:rsidDel="005C550B">
          <w:rPr>
            <w:rFonts w:ascii="Times New Roman" w:eastAsia="Times New Roman" w:hAnsi="Times New Roman" w:cs="Times New Roman"/>
            <w:color w:val="1C1D1E"/>
            <w:sz w:val="24"/>
            <w:szCs w:val="24"/>
            <w:highlight w:val="white"/>
          </w:rPr>
          <w:delText xml:space="preserve">. During stepwise line search, </w:delText>
        </w:r>
        <w:r w:rsidDel="005C550B">
          <w:rPr>
            <w:rFonts w:ascii="Times New Roman" w:eastAsia="Times New Roman" w:hAnsi="Times New Roman" w:cs="Times New Roman"/>
            <w:color w:val="1C1D1E"/>
            <w:sz w:val="24"/>
            <w:szCs w:val="24"/>
          </w:rPr>
          <w:delText xml:space="preserve">we use </w:delText>
        </w:r>
      </w:del>
      <w:del w:id="148" w:author="Seiyon Lee" w:date="2021-11-22T12:03:00Z">
        <w:r w:rsidDel="005C550B">
          <w:rPr>
            <w:rFonts w:ascii="Times New Roman" w:eastAsia="Times New Roman" w:hAnsi="Times New Roman" w:cs="Times New Roman"/>
            <w:color w:val="1C1D1E"/>
            <w:sz w:val="24"/>
            <w:szCs w:val="24"/>
          </w:rPr>
          <w:delText xml:space="preserve">the </w:delText>
        </w:r>
      </w:del>
      <w:r>
        <w:rPr>
          <w:rFonts w:ascii="Times New Roman" w:eastAsia="Times New Roman" w:hAnsi="Times New Roman" w:cs="Times New Roman"/>
          <w:color w:val="1C1D1E"/>
          <w:sz w:val="24"/>
          <w:szCs w:val="24"/>
        </w:rPr>
        <w:t>square root of the mean square error</w:t>
      </w:r>
      <w:del w:id="149" w:author="Seiyon Lee" w:date="2021-11-22T11:59:00Z">
        <w:r w:rsidDel="005C550B">
          <w:rPr>
            <w:rFonts w:ascii="Times New Roman" w:eastAsia="Times New Roman" w:hAnsi="Times New Roman" w:cs="Times New Roman"/>
            <w:color w:val="1C1D1E"/>
            <w:sz w:val="24"/>
            <w:szCs w:val="24"/>
          </w:rPr>
          <w:delText>s</w:delText>
        </w:r>
      </w:del>
      <w:r>
        <w:rPr>
          <w:rFonts w:ascii="Times New Roman" w:eastAsia="Times New Roman" w:hAnsi="Times New Roman" w:cs="Times New Roman"/>
          <w:color w:val="1C1D1E"/>
          <w:sz w:val="24"/>
          <w:szCs w:val="24"/>
        </w:rPr>
        <w:t xml:space="preserve"> (i.e., the difference between observed and simulated flows)</w:t>
      </w:r>
      <w:ins w:id="150" w:author="Seiyon Lee" w:date="2021-11-22T12:05:00Z">
        <w:r w:rsidR="00C6093D">
          <w:rPr>
            <w:rFonts w:ascii="Times New Roman" w:eastAsia="Times New Roman" w:hAnsi="Times New Roman" w:cs="Times New Roman"/>
            <w:color w:val="1C1D1E"/>
            <w:sz w:val="24"/>
            <w:szCs w:val="24"/>
          </w:rPr>
          <w:t xml:space="preserve"> as the objective function</w:t>
        </w:r>
      </w:ins>
      <w:del w:id="151" w:author="Seiyon Lee" w:date="2021-11-22T12:01:00Z">
        <w:r w:rsidDel="005C550B">
          <w:rPr>
            <w:rFonts w:ascii="Times New Roman" w:eastAsia="Times New Roman" w:hAnsi="Times New Roman" w:cs="Times New Roman"/>
            <w:color w:val="1C1D1E"/>
            <w:sz w:val="24"/>
            <w:szCs w:val="24"/>
          </w:rPr>
          <w:delText xml:space="preserve"> as </w:delText>
        </w:r>
      </w:del>
      <w:del w:id="152" w:author="Seiyon Lee" w:date="2021-11-22T11:59:00Z">
        <w:r w:rsidDel="005C550B">
          <w:rPr>
            <w:rFonts w:ascii="Times New Roman" w:eastAsia="Times New Roman" w:hAnsi="Times New Roman" w:cs="Times New Roman"/>
            <w:color w:val="1C1D1E"/>
            <w:sz w:val="24"/>
            <w:szCs w:val="24"/>
          </w:rPr>
          <w:delText xml:space="preserve">an </w:delText>
        </w:r>
      </w:del>
      <w:del w:id="153" w:author="Seiyon Lee" w:date="2021-11-22T12:01:00Z">
        <w:r w:rsidDel="005C550B">
          <w:rPr>
            <w:rFonts w:ascii="Times New Roman" w:eastAsia="Times New Roman" w:hAnsi="Times New Roman" w:cs="Times New Roman"/>
            <w:color w:val="1C1D1E"/>
            <w:sz w:val="24"/>
            <w:szCs w:val="24"/>
          </w:rPr>
          <w:delText>objective function</w:delText>
        </w:r>
      </w:del>
      <w:r>
        <w:rPr>
          <w:rFonts w:ascii="Times New Roman" w:eastAsia="Times New Roman" w:hAnsi="Times New Roman" w:cs="Times New Roman"/>
          <w:color w:val="1C1D1E"/>
          <w:sz w:val="24"/>
          <w:szCs w:val="24"/>
        </w:rPr>
        <w:t xml:space="preserve">. </w:t>
      </w:r>
      <w:ins w:id="154" w:author="Seiyon Lee" w:date="2021-11-22T12:12:00Z">
        <w:r w:rsidR="00AE78D5">
          <w:rPr>
            <w:rFonts w:ascii="Times New Roman" w:eastAsia="Times New Roman" w:hAnsi="Times New Roman" w:cs="Times New Roman"/>
            <w:color w:val="1C1D1E"/>
            <w:sz w:val="24"/>
            <w:szCs w:val="24"/>
          </w:rPr>
          <w:t xml:space="preserve">The </w:t>
        </w:r>
        <w:r w:rsidR="00AE78D5">
          <w:rPr>
            <w:rFonts w:ascii="Times New Roman" w:eastAsia="Times New Roman" w:hAnsi="Times New Roman" w:cs="Times New Roman"/>
            <w:color w:val="1C1D1E"/>
            <w:sz w:val="24"/>
            <w:szCs w:val="24"/>
            <w:highlight w:val="white"/>
          </w:rPr>
          <w:t>s</w:t>
        </w:r>
        <w:r w:rsidR="00AE78D5">
          <w:rPr>
            <w:rFonts w:ascii="Times New Roman" w:eastAsia="Times New Roman" w:hAnsi="Times New Roman" w:cs="Times New Roman"/>
            <w:color w:val="1C1D1E"/>
            <w:sz w:val="24"/>
            <w:szCs w:val="24"/>
            <w:highlight w:val="white"/>
          </w:rPr>
          <w:t xml:space="preserve">tepwise line search </w:t>
        </w:r>
        <w:r w:rsidR="00AE78D5">
          <w:rPr>
            <w:rFonts w:ascii="Times New Roman" w:eastAsia="Times New Roman" w:hAnsi="Times New Roman" w:cs="Times New Roman"/>
            <w:color w:val="1C1D1E"/>
            <w:sz w:val="24"/>
            <w:szCs w:val="24"/>
            <w:highlight w:val="white"/>
          </w:rPr>
          <w:t xml:space="preserve">approach </w:t>
        </w:r>
        <w:r w:rsidR="00AE78D5">
          <w:rPr>
            <w:rFonts w:ascii="Times New Roman" w:eastAsia="Times New Roman" w:hAnsi="Times New Roman" w:cs="Times New Roman"/>
            <w:color w:val="1C1D1E"/>
            <w:sz w:val="24"/>
            <w:szCs w:val="24"/>
            <w:highlight w:val="white"/>
          </w:rPr>
          <w:t xml:space="preserve">drastically underestimates rare flooding events </w:t>
        </w:r>
      </w:ins>
      <w:ins w:id="155" w:author="Seiyon Lee" w:date="2021-11-22T12:14:00Z">
        <w:r w:rsidR="00AE78D5">
          <w:rPr>
            <w:rFonts w:ascii="Times New Roman" w:eastAsia="Times New Roman" w:hAnsi="Times New Roman" w:cs="Times New Roman"/>
            <w:color w:val="1C1D1E"/>
            <w:sz w:val="24"/>
            <w:szCs w:val="24"/>
            <w:highlight w:val="white"/>
          </w:rPr>
          <w:t>(Figure 4)</w:t>
        </w:r>
        <w:r w:rsidR="00AE78D5">
          <w:rPr>
            <w:rFonts w:ascii="Times New Roman" w:eastAsia="Times New Roman" w:hAnsi="Times New Roman" w:cs="Times New Roman"/>
            <w:color w:val="1C1D1E"/>
            <w:sz w:val="24"/>
            <w:szCs w:val="24"/>
            <w:highlight w:val="white"/>
          </w:rPr>
          <w:t xml:space="preserve"> </w:t>
        </w:r>
      </w:ins>
      <w:ins w:id="156" w:author="Seiyon Lee" w:date="2021-11-22T12:12:00Z">
        <w:r w:rsidR="00AE78D5">
          <w:rPr>
            <w:rFonts w:ascii="Times New Roman" w:eastAsia="Times New Roman" w:hAnsi="Times New Roman" w:cs="Times New Roman"/>
            <w:color w:val="1C1D1E"/>
            <w:sz w:val="24"/>
            <w:szCs w:val="24"/>
            <w:highlight w:val="white"/>
          </w:rPr>
          <w:t xml:space="preserve">and </w:t>
        </w:r>
        <w:r w:rsidR="00AE78D5">
          <w:rPr>
            <w:rFonts w:ascii="Times New Roman" w:eastAsia="Times New Roman" w:hAnsi="Times New Roman" w:cs="Times New Roman"/>
            <w:color w:val="1C1D1E"/>
            <w:sz w:val="24"/>
            <w:szCs w:val="24"/>
            <w:highlight w:val="white"/>
          </w:rPr>
          <w:t>does not quantif</w:t>
        </w:r>
      </w:ins>
      <w:ins w:id="157" w:author="Seiyon Lee" w:date="2021-11-22T12:13:00Z">
        <w:r w:rsidR="00AE78D5">
          <w:rPr>
            <w:rFonts w:ascii="Times New Roman" w:eastAsia="Times New Roman" w:hAnsi="Times New Roman" w:cs="Times New Roman"/>
            <w:color w:val="1C1D1E"/>
            <w:sz w:val="24"/>
            <w:szCs w:val="24"/>
            <w:highlight w:val="white"/>
          </w:rPr>
          <w:t>y the uncertainty underlying the estimated parameters</w:t>
        </w:r>
      </w:ins>
      <w:ins w:id="158" w:author="Seiyon Lee" w:date="2021-11-22T12:14:00Z">
        <w:r w:rsidR="00AE78D5">
          <w:rPr>
            <w:rFonts w:ascii="Times New Roman" w:eastAsia="Times New Roman" w:hAnsi="Times New Roman" w:cs="Times New Roman"/>
            <w:color w:val="1C1D1E"/>
            <w:sz w:val="24"/>
            <w:szCs w:val="24"/>
            <w:highlight w:val="white"/>
          </w:rPr>
          <w:t xml:space="preserve"> (Supplemental Figure 1). </w:t>
        </w:r>
      </w:ins>
      <w:r>
        <w:rPr>
          <w:rFonts w:ascii="Times New Roman" w:eastAsia="Times New Roman" w:hAnsi="Times New Roman" w:cs="Times New Roman"/>
          <w:color w:val="1C1D1E"/>
          <w:sz w:val="24"/>
          <w:szCs w:val="24"/>
        </w:rPr>
        <w:t>We find that neglecting parametric u</w:t>
      </w:r>
      <w:r>
        <w:rPr>
          <w:rFonts w:ascii="Times New Roman" w:eastAsia="Times New Roman" w:hAnsi="Times New Roman" w:cs="Times New Roman"/>
          <w:color w:val="1C1D1E"/>
          <w:sz w:val="24"/>
          <w:szCs w:val="24"/>
        </w:rPr>
        <w:t xml:space="preserve">ncertainty substantially underestimates </w:t>
      </w:r>
      <w:ins w:id="159" w:author="Seiyon Lee" w:date="2021-11-22T12:11:00Z">
        <w:r w:rsidR="00AE78D5">
          <w:rPr>
            <w:rFonts w:ascii="Times New Roman" w:eastAsia="Times New Roman" w:hAnsi="Times New Roman" w:cs="Times New Roman"/>
            <w:color w:val="1C1D1E"/>
            <w:sz w:val="24"/>
            <w:szCs w:val="24"/>
          </w:rPr>
          <w:t xml:space="preserve">recent </w:t>
        </w:r>
      </w:ins>
      <w:r>
        <w:rPr>
          <w:rFonts w:ascii="Times New Roman" w:eastAsia="Times New Roman" w:hAnsi="Times New Roman" w:cs="Times New Roman"/>
          <w:color w:val="1C1D1E"/>
          <w:sz w:val="24"/>
          <w:szCs w:val="24"/>
        </w:rPr>
        <w:t xml:space="preserve">flood events. </w:t>
      </w:r>
      <w:moveFromRangeStart w:id="160" w:author="Seiyon Lee" w:date="2021-11-22T12:03:00Z" w:name="move88475019"/>
      <w:moveFrom w:id="161" w:author="Seiyon Lee" w:date="2021-11-22T12:03:00Z">
        <w:r w:rsidDel="005C550B">
          <w:rPr>
            <w:rFonts w:ascii="Times New Roman" w:eastAsia="Times New Roman" w:hAnsi="Times New Roman" w:cs="Times New Roman"/>
            <w:sz w:val="24"/>
            <w:szCs w:val="24"/>
          </w:rPr>
          <w:t>Flooding in the selected region is driven by diverse atmospheric mechanisms. For example, flooding in the cool season is dominated by heavy precipitation events accompanied by snowmelt runoff. During th</w:t>
        </w:r>
        <w:r w:rsidDel="005C550B">
          <w:rPr>
            <w:rFonts w:ascii="Times New Roman" w:eastAsia="Times New Roman" w:hAnsi="Times New Roman" w:cs="Times New Roman"/>
            <w:sz w:val="24"/>
            <w:szCs w:val="24"/>
          </w:rPr>
          <w:t>e cool season, a positive North Atlantic Oscillation phase generally results in increased precipitation amounts and the occurrence of heavy snow (Durkee et al., 2007). In the summer season, convective thunderstorms with increased intensity may lead to grea</w:t>
        </w:r>
        <w:r w:rsidDel="005C550B">
          <w:rPr>
            <w:rFonts w:ascii="Times New Roman" w:eastAsia="Times New Roman" w:hAnsi="Times New Roman" w:cs="Times New Roman"/>
            <w:sz w:val="24"/>
            <w:szCs w:val="24"/>
          </w:rPr>
          <w:t>ter variability in streamflow. The most destructive floods in the Susquehanna River basins that occurred in recent years, each associated with different flood-generating mechanisms, includes Hurricane Ivan (September 2004), late winter–early spring extratr</w:t>
        </w:r>
        <w:r w:rsidDel="005C550B">
          <w:rPr>
            <w:rFonts w:ascii="Times New Roman" w:eastAsia="Times New Roman" w:hAnsi="Times New Roman" w:cs="Times New Roman"/>
            <w:sz w:val="24"/>
            <w:szCs w:val="24"/>
          </w:rPr>
          <w:t>opical systems (April 2005), warm-season convective systems (June 2006), and tropical storm Lee (September 2011</w:t>
        </w:r>
        <w:del w:id="162" w:author="Seiyon Lee" w:date="2021-11-22T12:14:00Z">
          <w:r w:rsidDel="00F5214E">
            <w:rPr>
              <w:rFonts w:ascii="Times New Roman" w:eastAsia="Times New Roman" w:hAnsi="Times New Roman" w:cs="Times New Roman"/>
              <w:sz w:val="24"/>
              <w:szCs w:val="24"/>
            </w:rPr>
            <w:delText xml:space="preserve">). </w:delText>
          </w:r>
        </w:del>
      </w:moveFrom>
      <w:moveFromRangeEnd w:id="160"/>
      <w:del w:id="163" w:author="Seiyon Lee" w:date="2021-11-22T12:14:00Z">
        <w:r w:rsidDel="00F5214E">
          <w:rPr>
            <w:rFonts w:ascii="Times New Roman" w:eastAsia="Times New Roman" w:hAnsi="Times New Roman" w:cs="Times New Roman"/>
            <w:color w:val="1C1D1E"/>
            <w:sz w:val="24"/>
            <w:szCs w:val="24"/>
          </w:rPr>
          <w:delText xml:space="preserve">Using just a best estimate of model parameters </w:delText>
        </w:r>
      </w:del>
      <w:del w:id="164" w:author="Seiyon Lee" w:date="2021-11-22T12:08:00Z">
        <w:r w:rsidDel="00C6093D">
          <w:rPr>
            <w:rFonts w:ascii="Times New Roman" w:eastAsia="Times New Roman" w:hAnsi="Times New Roman" w:cs="Times New Roman"/>
            <w:color w:val="1C1D1E"/>
            <w:sz w:val="24"/>
            <w:szCs w:val="24"/>
          </w:rPr>
          <w:delText xml:space="preserve"> </w:delText>
        </w:r>
      </w:del>
      <w:del w:id="165" w:author="Seiyon Lee" w:date="2021-11-22T12:14:00Z">
        <w:r w:rsidDel="00F5214E">
          <w:rPr>
            <w:rFonts w:ascii="Times New Roman" w:eastAsia="Times New Roman" w:hAnsi="Times New Roman" w:cs="Times New Roman"/>
            <w:color w:val="1C1D1E"/>
            <w:sz w:val="24"/>
            <w:szCs w:val="24"/>
          </w:rPr>
          <w:delText xml:space="preserve">underestimates all these recent flood events. </w:delText>
        </w:r>
      </w:del>
      <w:del w:id="166" w:author="Seiyon Lee" w:date="2021-11-22T12:12:00Z">
        <w:r w:rsidDel="00AE78D5">
          <w:rPr>
            <w:rFonts w:ascii="Times New Roman" w:eastAsia="Times New Roman" w:hAnsi="Times New Roman" w:cs="Times New Roman"/>
            <w:color w:val="1C1D1E"/>
            <w:sz w:val="24"/>
            <w:szCs w:val="24"/>
            <w:highlight w:val="white"/>
          </w:rPr>
          <w:delText xml:space="preserve">Stepwise line search </w:delText>
        </w:r>
      </w:del>
      <w:del w:id="167" w:author="Seiyon Lee" w:date="2021-11-22T12:10:00Z">
        <w:r w:rsidDel="00AE78D5">
          <w:rPr>
            <w:rFonts w:ascii="Times New Roman" w:eastAsia="Times New Roman" w:hAnsi="Times New Roman" w:cs="Times New Roman"/>
            <w:color w:val="1C1D1E"/>
            <w:sz w:val="24"/>
            <w:szCs w:val="24"/>
            <w:highlight w:val="white"/>
          </w:rPr>
          <w:delText>can deliberately avoid lowe</w:delText>
        </w:r>
        <w:r w:rsidDel="00AE78D5">
          <w:rPr>
            <w:rFonts w:ascii="Times New Roman" w:eastAsia="Times New Roman" w:hAnsi="Times New Roman" w:cs="Times New Roman"/>
            <w:color w:val="1C1D1E"/>
            <w:sz w:val="24"/>
            <w:szCs w:val="24"/>
            <w:highlight w:val="white"/>
          </w:rPr>
          <w:delText xml:space="preserve">r probability outcomes </w:delText>
        </w:r>
      </w:del>
      <w:del w:id="168" w:author="Seiyon Lee" w:date="2021-11-22T12:12:00Z">
        <w:r w:rsidDel="00AE78D5">
          <w:rPr>
            <w:rFonts w:ascii="Times New Roman" w:eastAsia="Times New Roman" w:hAnsi="Times New Roman" w:cs="Times New Roman"/>
            <w:color w:val="1C1D1E"/>
            <w:sz w:val="24"/>
            <w:szCs w:val="24"/>
            <w:highlight w:val="white"/>
          </w:rPr>
          <w:delText xml:space="preserve">and excludes comprehensive sampling of the parametric distribution. </w:delText>
        </w:r>
      </w:del>
    </w:p>
    <w:p w14:paraId="2F5C5EF8" w14:textId="2541B9DB" w:rsidR="00644C69" w:rsidRDefault="00635DE6" w:rsidP="006455F5">
      <w:pPr>
        <w:ind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w:t>
      </w:r>
      <w:r>
        <w:rPr>
          <w:rFonts w:ascii="Times New Roman" w:eastAsia="Times New Roman" w:hAnsi="Times New Roman" w:cs="Times New Roman"/>
          <w:color w:val="1C1D1E"/>
          <w:sz w:val="24"/>
          <w:szCs w:val="24"/>
        </w:rPr>
        <w:t>​We accoun</w:t>
      </w:r>
      <w:ins w:id="169" w:author="Seiyon Lee" w:date="2021-11-22T12:14:00Z">
        <w:r w:rsidR="00F5214E">
          <w:rPr>
            <w:rFonts w:ascii="Times New Roman" w:eastAsia="Times New Roman" w:hAnsi="Times New Roman" w:cs="Times New Roman"/>
            <w:color w:val="1C1D1E"/>
            <w:sz w:val="24"/>
            <w:szCs w:val="24"/>
          </w:rPr>
          <w:t xml:space="preserve">t for </w:t>
        </w:r>
      </w:ins>
      <w:del w:id="170" w:author="Seiyon Lee" w:date="2021-11-22T12:14:00Z">
        <w:r w:rsidDel="00F5214E">
          <w:rPr>
            <w:rFonts w:ascii="Times New Roman" w:eastAsia="Times New Roman" w:hAnsi="Times New Roman" w:cs="Times New Roman"/>
            <w:color w:val="1C1D1E"/>
            <w:sz w:val="24"/>
            <w:szCs w:val="24"/>
          </w:rPr>
          <w:delText xml:space="preserve">t </w:delText>
        </w:r>
      </w:del>
      <w:del w:id="171" w:author="Seiyon Lee" w:date="2021-11-22T12:15:00Z">
        <w:r w:rsidDel="00F5214E">
          <w:rPr>
            <w:rFonts w:ascii="Times New Roman" w:eastAsia="Times New Roman" w:hAnsi="Times New Roman" w:cs="Times New Roman"/>
            <w:color w:val="1C1D1E"/>
            <w:sz w:val="24"/>
            <w:szCs w:val="24"/>
          </w:rPr>
          <w:delText xml:space="preserve">the model </w:delText>
        </w:r>
      </w:del>
      <w:r>
        <w:rPr>
          <w:rFonts w:ascii="Times New Roman" w:eastAsia="Times New Roman" w:hAnsi="Times New Roman" w:cs="Times New Roman"/>
          <w:color w:val="1C1D1E"/>
          <w:sz w:val="24"/>
          <w:szCs w:val="24"/>
        </w:rPr>
        <w:t xml:space="preserve">parametric uncertainty </w:t>
      </w:r>
      <w:ins w:id="172" w:author="Seiyon Lee" w:date="2021-11-22T12:15:00Z">
        <w:r w:rsidR="00F5214E">
          <w:rPr>
            <w:rFonts w:ascii="Times New Roman" w:eastAsia="Times New Roman" w:hAnsi="Times New Roman" w:cs="Times New Roman"/>
            <w:color w:val="1C1D1E"/>
            <w:sz w:val="24"/>
            <w:szCs w:val="24"/>
          </w:rPr>
          <w:t xml:space="preserve">by </w:t>
        </w:r>
      </w:ins>
      <w:r>
        <w:rPr>
          <w:rFonts w:ascii="Times New Roman" w:eastAsia="Times New Roman" w:hAnsi="Times New Roman" w:cs="Times New Roman"/>
          <w:color w:val="1C1D1E"/>
          <w:sz w:val="24"/>
          <w:szCs w:val="24"/>
        </w:rPr>
        <w:t>using</w:t>
      </w:r>
      <w:ins w:id="173" w:author="Seiyon Lee" w:date="2021-11-22T12:15:00Z">
        <w:r w:rsidR="00F5214E">
          <w:rPr>
            <w:rFonts w:ascii="Times New Roman" w:eastAsia="Times New Roman" w:hAnsi="Times New Roman" w:cs="Times New Roman"/>
            <w:color w:val="1C1D1E"/>
            <w:sz w:val="24"/>
            <w:szCs w:val="24"/>
          </w:rPr>
          <w:t xml:space="preserve"> </w:t>
        </w:r>
      </w:ins>
      <w:del w:id="174" w:author="Seiyon Lee" w:date="2021-11-22T12:15:00Z">
        <w:r w:rsidDel="00F5214E">
          <w:rPr>
            <w:rFonts w:ascii="Times New Roman" w:eastAsia="Times New Roman" w:hAnsi="Times New Roman" w:cs="Times New Roman"/>
            <w:color w:val="1C1D1E"/>
            <w:sz w:val="24"/>
            <w:szCs w:val="24"/>
          </w:rPr>
          <w:delText xml:space="preserve"> </w:delText>
        </w:r>
      </w:del>
      <w:r>
        <w:rPr>
          <w:rFonts w:ascii="Times New Roman" w:eastAsia="Times New Roman" w:hAnsi="Times New Roman" w:cs="Times New Roman"/>
          <w:color w:val="1C1D1E"/>
          <w:sz w:val="24"/>
          <w:szCs w:val="24"/>
        </w:rPr>
        <w:t>precalibration and FaMoS (Supplemental Figure S1).</w:t>
      </w:r>
      <w:ins w:id="175" w:author="Seiyon Lee" w:date="2021-11-22T12:16:00Z">
        <w:r w:rsidR="00F5214E">
          <w:rPr>
            <w:rFonts w:ascii="Times New Roman" w:eastAsia="Times New Roman" w:hAnsi="Times New Roman" w:cs="Times New Roman"/>
            <w:color w:val="1C1D1E"/>
            <w:sz w:val="24"/>
            <w:szCs w:val="24"/>
          </w:rPr>
          <w:t xml:space="preserve"> </w:t>
        </w:r>
      </w:ins>
      <w:del w:id="176" w:author="Seiyon Lee" w:date="2021-11-22T12:16:00Z">
        <w:r w:rsidDel="00F5214E">
          <w:rPr>
            <w:rFonts w:ascii="Times New Roman" w:eastAsia="Times New Roman" w:hAnsi="Times New Roman" w:cs="Times New Roman"/>
            <w:color w:val="1C1D1E"/>
            <w:sz w:val="24"/>
            <w:szCs w:val="24"/>
          </w:rPr>
          <w:delText xml:space="preserve"> </w:delText>
        </w:r>
        <w:r w:rsidDel="00F5214E">
          <w:rPr>
            <w:rFonts w:ascii="Times New Roman" w:eastAsia="Times New Roman" w:hAnsi="Times New Roman" w:cs="Times New Roman"/>
            <w:sz w:val="24"/>
            <w:szCs w:val="24"/>
          </w:rPr>
          <w:delText>As part of the calibration process, we select twelve model pa</w:delText>
        </w:r>
        <w:r w:rsidDel="00F5214E">
          <w:rPr>
            <w:rFonts w:ascii="Times New Roman" w:eastAsia="Times New Roman" w:hAnsi="Times New Roman" w:cs="Times New Roman"/>
            <w:sz w:val="24"/>
            <w:szCs w:val="24"/>
          </w:rPr>
          <w:delText>rameters associated with each model grid cell (Table 1). The sensitive parameters are associated with different hydrodynamic processes related to baseflow, percolation, evaporation, storm runoff, and the channel routing process (Table 1; Supplementary Figu</w:delText>
        </w:r>
        <w:r w:rsidDel="00F5214E">
          <w:rPr>
            <w:rFonts w:ascii="Times New Roman" w:eastAsia="Times New Roman" w:hAnsi="Times New Roman" w:cs="Times New Roman"/>
            <w:sz w:val="24"/>
            <w:szCs w:val="24"/>
          </w:rPr>
          <w:delText>re S1).</w:delText>
        </w:r>
        <w:r w:rsidDel="00F5214E">
          <w:rPr>
            <w:rFonts w:ascii="Times New Roman" w:eastAsia="Times New Roman" w:hAnsi="Times New Roman" w:cs="Times New Roman"/>
            <w:sz w:val="24"/>
            <w:szCs w:val="24"/>
          </w:rPr>
          <w:delText xml:space="preserve"> </w:delText>
        </w:r>
        <w:r w:rsidDel="00F5214E">
          <w:rPr>
            <w:rFonts w:ascii="Times New Roman" w:eastAsia="Times New Roman" w:hAnsi="Times New Roman" w:cs="Times New Roman"/>
            <w:color w:val="1C1D1E"/>
            <w:sz w:val="24"/>
            <w:szCs w:val="24"/>
          </w:rPr>
          <w:delText xml:space="preserve"> </w:delText>
        </w:r>
      </w:del>
      <w:r>
        <w:rPr>
          <w:rFonts w:ascii="Times New Roman" w:eastAsia="Times New Roman" w:hAnsi="Times New Roman" w:cs="Times New Roman"/>
          <w:color w:val="1C1D1E"/>
          <w:sz w:val="24"/>
          <w:szCs w:val="24"/>
          <w:highlight w:val="white"/>
        </w:rPr>
        <w:t xml:space="preserve">Characterizing parametric uncertainty requires knowledge of model </w:t>
      </w:r>
      <w:del w:id="177" w:author="Seiyon Lee" w:date="2021-11-22T12:16:00Z">
        <w:r w:rsidDel="00F5214E">
          <w:rPr>
            <w:rFonts w:ascii="Times New Roman" w:eastAsia="Times New Roman" w:hAnsi="Times New Roman" w:cs="Times New Roman"/>
            <w:color w:val="1C1D1E"/>
            <w:sz w:val="24"/>
            <w:szCs w:val="24"/>
            <w:highlight w:val="white"/>
          </w:rPr>
          <w:delText>behaviour</w:delText>
        </w:r>
      </w:del>
      <w:ins w:id="178" w:author="Seiyon Lee" w:date="2021-11-22T12:16:00Z">
        <w:r w:rsidR="00F5214E">
          <w:rPr>
            <w:rFonts w:ascii="Times New Roman" w:eastAsia="Times New Roman" w:hAnsi="Times New Roman" w:cs="Times New Roman"/>
            <w:color w:val="1C1D1E"/>
            <w:sz w:val="24"/>
            <w:szCs w:val="24"/>
            <w:highlight w:val="white"/>
          </w:rPr>
          <w:t>behavior</w:t>
        </w:r>
      </w:ins>
      <w:r>
        <w:rPr>
          <w:rFonts w:ascii="Times New Roman" w:eastAsia="Times New Roman" w:hAnsi="Times New Roman" w:cs="Times New Roman"/>
          <w:color w:val="1C1D1E"/>
          <w:sz w:val="24"/>
          <w:szCs w:val="24"/>
          <w:highlight w:val="white"/>
        </w:rPr>
        <w:t xml:space="preserve"> throughout a typically high-dimensional parameter space. </w:t>
      </w:r>
      <w:del w:id="179" w:author="Seiyon Lee" w:date="2021-11-22T12:16:00Z">
        <w:r w:rsidDel="00F5214E">
          <w:rPr>
            <w:rFonts w:ascii="Times New Roman" w:eastAsia="Times New Roman" w:hAnsi="Times New Roman" w:cs="Times New Roman"/>
            <w:color w:val="1C1D1E"/>
            <w:sz w:val="24"/>
            <w:szCs w:val="24"/>
            <w:highlight w:val="white"/>
          </w:rPr>
          <w:delText>This  requires</w:delText>
        </w:r>
      </w:del>
      <w:del w:id="180" w:author="Seiyon Lee" w:date="2021-11-22T12:28:00Z">
        <w:r w:rsidDel="00BF2340">
          <w:rPr>
            <w:rFonts w:ascii="Times New Roman" w:eastAsia="Times New Roman" w:hAnsi="Times New Roman" w:cs="Times New Roman"/>
            <w:color w:val="1C1D1E"/>
            <w:sz w:val="24"/>
            <w:szCs w:val="24"/>
            <w:highlight w:val="white"/>
          </w:rPr>
          <w:delText xml:space="preserve"> large ensembles of model runs. </w:delText>
        </w:r>
      </w:del>
      <w:r>
        <w:rPr>
          <w:rFonts w:ascii="Times New Roman" w:eastAsia="Times New Roman" w:hAnsi="Times New Roman" w:cs="Times New Roman"/>
          <w:color w:val="1C1D1E"/>
          <w:sz w:val="24"/>
          <w:szCs w:val="24"/>
        </w:rPr>
        <w:t xml:space="preserve">Precalibration applies a screening criterion to a large ensemble of </w:t>
      </w:r>
      <w:r>
        <w:rPr>
          <w:rFonts w:ascii="Times New Roman" w:eastAsia="Times New Roman" w:hAnsi="Times New Roman" w:cs="Times New Roman"/>
          <w:color w:val="1C1D1E"/>
          <w:sz w:val="24"/>
          <w:szCs w:val="24"/>
        </w:rPr>
        <w:t>hydrologic model runs and rule</w:t>
      </w:r>
      <w:ins w:id="181" w:author="Seiyon Lee" w:date="2021-11-22T12:29:00Z">
        <w:r w:rsidR="00BF2340">
          <w:rPr>
            <w:rFonts w:ascii="Times New Roman" w:eastAsia="Times New Roman" w:hAnsi="Times New Roman" w:cs="Times New Roman"/>
            <w:color w:val="1C1D1E"/>
            <w:sz w:val="24"/>
            <w:szCs w:val="24"/>
          </w:rPr>
          <w:t>s</w:t>
        </w:r>
      </w:ins>
      <w:r>
        <w:rPr>
          <w:rFonts w:ascii="Times New Roman" w:eastAsia="Times New Roman" w:hAnsi="Times New Roman" w:cs="Times New Roman"/>
          <w:color w:val="1C1D1E"/>
          <w:sz w:val="24"/>
          <w:szCs w:val="24"/>
        </w:rPr>
        <w:t xml:space="preserve"> out any implausible model runs that deviate substantially from the observations. </w:t>
      </w:r>
      <w:r w:rsidRPr="00604C25">
        <w:rPr>
          <w:rFonts w:ascii="Times New Roman" w:eastAsia="Times New Roman" w:hAnsi="Times New Roman" w:cs="Times New Roman"/>
          <w:color w:val="1C1D1E"/>
          <w:sz w:val="24"/>
          <w:szCs w:val="24"/>
        </w:rPr>
        <w:t xml:space="preserve">Precalibration provides a relatively low-cost </w:t>
      </w:r>
      <w:ins w:id="182" w:author="Seiyon Lee" w:date="2021-11-22T13:29:00Z">
        <w:r w:rsidR="003E7AAD" w:rsidRPr="00604C25">
          <w:rPr>
            <w:rFonts w:ascii="Times New Roman" w:eastAsia="Times New Roman" w:hAnsi="Times New Roman" w:cs="Times New Roman"/>
            <w:color w:val="1C1D1E"/>
            <w:sz w:val="24"/>
            <w:szCs w:val="24"/>
            <w:rPrChange w:id="183" w:author="Seiyon Lee" w:date="2021-11-22T13:36:00Z">
              <w:rPr>
                <w:rFonts w:ascii="Times New Roman" w:eastAsia="Times New Roman" w:hAnsi="Times New Roman" w:cs="Times New Roman"/>
                <w:color w:val="1C1D1E"/>
                <w:sz w:val="24"/>
                <w:szCs w:val="24"/>
                <w:highlight w:val="green"/>
              </w:rPr>
            </w:rPrChange>
          </w:rPr>
          <w:t xml:space="preserve">method </w:t>
        </w:r>
      </w:ins>
      <w:del w:id="184" w:author="Seiyon Lee" w:date="2021-11-22T13:29:00Z">
        <w:r w:rsidRPr="00604C25" w:rsidDel="003E7AAD">
          <w:rPr>
            <w:rFonts w:ascii="Times New Roman" w:eastAsia="Times New Roman" w:hAnsi="Times New Roman" w:cs="Times New Roman"/>
            <w:color w:val="1C1D1E"/>
            <w:sz w:val="24"/>
            <w:szCs w:val="24"/>
          </w:rPr>
          <w:delText xml:space="preserve">opportunity </w:delText>
        </w:r>
      </w:del>
      <w:ins w:id="185" w:author="Seiyon Lee" w:date="2021-11-22T13:29:00Z">
        <w:r w:rsidR="003E7AAD" w:rsidRPr="00604C25">
          <w:rPr>
            <w:rFonts w:ascii="Times New Roman" w:eastAsia="Times New Roman" w:hAnsi="Times New Roman" w:cs="Times New Roman"/>
            <w:color w:val="1C1D1E"/>
            <w:sz w:val="24"/>
            <w:szCs w:val="24"/>
            <w:rPrChange w:id="186" w:author="Seiyon Lee" w:date="2021-11-22T13:36:00Z">
              <w:rPr>
                <w:rFonts w:ascii="Times New Roman" w:eastAsia="Times New Roman" w:hAnsi="Times New Roman" w:cs="Times New Roman"/>
                <w:color w:val="1C1D1E"/>
                <w:sz w:val="24"/>
                <w:szCs w:val="24"/>
                <w:highlight w:val="green"/>
              </w:rPr>
            </w:rPrChange>
          </w:rPr>
          <w:t xml:space="preserve">to </w:t>
        </w:r>
      </w:ins>
      <w:del w:id="187" w:author="Seiyon Lee" w:date="2021-11-22T13:29:00Z">
        <w:r w:rsidRPr="00604C25" w:rsidDel="003E7AAD">
          <w:rPr>
            <w:rFonts w:ascii="Times New Roman" w:eastAsia="Times New Roman" w:hAnsi="Times New Roman" w:cs="Times New Roman"/>
            <w:color w:val="1C1D1E"/>
            <w:sz w:val="24"/>
            <w:szCs w:val="24"/>
          </w:rPr>
          <w:delText xml:space="preserve">for </w:delText>
        </w:r>
        <w:r w:rsidRPr="00604C25" w:rsidDel="003E7AAD">
          <w:rPr>
            <w:rFonts w:ascii="Times New Roman" w:eastAsia="Times New Roman" w:hAnsi="Times New Roman" w:cs="Times New Roman"/>
            <w:color w:val="1C1D1E"/>
            <w:sz w:val="24"/>
            <w:szCs w:val="24"/>
          </w:rPr>
          <w:delText xml:space="preserve">selecting the ensemble that can explore </w:delText>
        </w:r>
      </w:del>
      <w:ins w:id="188" w:author="Seiyon Lee" w:date="2021-11-22T13:29:00Z">
        <w:r w:rsidR="003E7AAD" w:rsidRPr="00604C25">
          <w:rPr>
            <w:rFonts w:ascii="Times New Roman" w:eastAsia="Times New Roman" w:hAnsi="Times New Roman" w:cs="Times New Roman"/>
            <w:color w:val="1C1D1E"/>
            <w:sz w:val="24"/>
            <w:szCs w:val="24"/>
            <w:rPrChange w:id="189" w:author="Seiyon Lee" w:date="2021-11-22T13:36:00Z">
              <w:rPr>
                <w:rFonts w:ascii="Times New Roman" w:eastAsia="Times New Roman" w:hAnsi="Times New Roman" w:cs="Times New Roman"/>
                <w:color w:val="1C1D1E"/>
                <w:sz w:val="24"/>
                <w:szCs w:val="24"/>
                <w:highlight w:val="green"/>
              </w:rPr>
            </w:rPrChange>
          </w:rPr>
          <w:t xml:space="preserve">explore </w:t>
        </w:r>
      </w:ins>
      <w:r w:rsidRPr="00604C25">
        <w:rPr>
          <w:rFonts w:ascii="Times New Roman" w:eastAsia="Times New Roman" w:hAnsi="Times New Roman" w:cs="Times New Roman"/>
          <w:color w:val="1C1D1E"/>
          <w:sz w:val="24"/>
          <w:szCs w:val="24"/>
        </w:rPr>
        <w:t>the high-dimensional parameter space</w:t>
      </w:r>
      <w:ins w:id="190" w:author="Seiyon Lee" w:date="2021-11-22T13:29:00Z">
        <w:r w:rsidR="003E7AAD" w:rsidRPr="00604C25">
          <w:rPr>
            <w:rFonts w:ascii="Times New Roman" w:eastAsia="Times New Roman" w:hAnsi="Times New Roman" w:cs="Times New Roman"/>
            <w:color w:val="1C1D1E"/>
            <w:sz w:val="24"/>
            <w:szCs w:val="24"/>
            <w:rPrChange w:id="191" w:author="Seiyon Lee" w:date="2021-11-22T13:36:00Z">
              <w:rPr>
                <w:rFonts w:ascii="Times New Roman" w:eastAsia="Times New Roman" w:hAnsi="Times New Roman" w:cs="Times New Roman"/>
                <w:color w:val="1C1D1E"/>
                <w:sz w:val="24"/>
                <w:szCs w:val="24"/>
                <w:highlight w:val="green"/>
              </w:rPr>
            </w:rPrChange>
          </w:rPr>
          <w:t xml:space="preserve"> </w:t>
        </w:r>
      </w:ins>
      <w:del w:id="192" w:author="Seiyon Lee" w:date="2021-11-22T13:29:00Z">
        <w:r w:rsidRPr="00604C25" w:rsidDel="003E7AAD">
          <w:rPr>
            <w:rFonts w:ascii="Times New Roman" w:eastAsia="Times New Roman" w:hAnsi="Times New Roman" w:cs="Times New Roman"/>
            <w:color w:val="1C1D1E"/>
            <w:sz w:val="24"/>
            <w:szCs w:val="24"/>
          </w:rPr>
          <w:delText xml:space="preserve"> in an</w:delText>
        </w:r>
        <w:r w:rsidRPr="00604C25" w:rsidDel="003E7AAD">
          <w:rPr>
            <w:rFonts w:ascii="Times New Roman" w:eastAsia="Times New Roman" w:hAnsi="Times New Roman" w:cs="Times New Roman"/>
            <w:color w:val="1C1D1E"/>
            <w:sz w:val="24"/>
            <w:szCs w:val="24"/>
          </w:rPr>
          <w:delText xml:space="preserve"> efficient way, and</w:delText>
        </w:r>
      </w:del>
      <w:ins w:id="193" w:author="Seiyon Lee" w:date="2021-11-22T13:29:00Z">
        <w:r w:rsidR="003E7AAD" w:rsidRPr="00604C25">
          <w:rPr>
            <w:rFonts w:ascii="Times New Roman" w:eastAsia="Times New Roman" w:hAnsi="Times New Roman" w:cs="Times New Roman"/>
            <w:color w:val="1C1D1E"/>
            <w:sz w:val="24"/>
            <w:szCs w:val="24"/>
            <w:rPrChange w:id="194" w:author="Seiyon Lee" w:date="2021-11-22T13:36:00Z">
              <w:rPr>
                <w:rFonts w:ascii="Times New Roman" w:eastAsia="Times New Roman" w:hAnsi="Times New Roman" w:cs="Times New Roman"/>
                <w:color w:val="1C1D1E"/>
                <w:sz w:val="24"/>
                <w:szCs w:val="24"/>
                <w:highlight w:val="green"/>
              </w:rPr>
            </w:rPrChange>
          </w:rPr>
          <w:t>and</w:t>
        </w:r>
      </w:ins>
      <w:r w:rsidRPr="00604C25">
        <w:rPr>
          <w:rFonts w:ascii="Times New Roman" w:eastAsia="Times New Roman" w:hAnsi="Times New Roman" w:cs="Times New Roman"/>
          <w:color w:val="1C1D1E"/>
          <w:sz w:val="24"/>
          <w:szCs w:val="24"/>
        </w:rPr>
        <w:t xml:space="preserve"> </w:t>
      </w:r>
      <w:del w:id="195" w:author="Seiyon Lee" w:date="2021-11-22T13:29:00Z">
        <w:r w:rsidRPr="00604C25" w:rsidDel="003E7AAD">
          <w:rPr>
            <w:rFonts w:ascii="Times New Roman" w:eastAsia="Times New Roman" w:hAnsi="Times New Roman" w:cs="Times New Roman"/>
            <w:color w:val="1C1D1E"/>
            <w:sz w:val="24"/>
            <w:szCs w:val="24"/>
          </w:rPr>
          <w:delText xml:space="preserve">get </w:delText>
        </w:r>
      </w:del>
      <w:ins w:id="196" w:author="Seiyon Lee" w:date="2021-11-22T13:29:00Z">
        <w:r w:rsidR="003E7AAD" w:rsidRPr="00604C25">
          <w:rPr>
            <w:rFonts w:ascii="Times New Roman" w:eastAsia="Times New Roman" w:hAnsi="Times New Roman" w:cs="Times New Roman"/>
            <w:color w:val="1C1D1E"/>
            <w:sz w:val="24"/>
            <w:szCs w:val="24"/>
            <w:rPrChange w:id="197" w:author="Seiyon Lee" w:date="2021-11-22T13:36:00Z">
              <w:rPr>
                <w:rFonts w:ascii="Times New Roman" w:eastAsia="Times New Roman" w:hAnsi="Times New Roman" w:cs="Times New Roman"/>
                <w:color w:val="1C1D1E"/>
                <w:sz w:val="24"/>
                <w:szCs w:val="24"/>
                <w:highlight w:val="green"/>
              </w:rPr>
            </w:rPrChange>
          </w:rPr>
          <w:t>extract</w:t>
        </w:r>
        <w:r w:rsidR="003E7AAD" w:rsidRPr="00604C25">
          <w:rPr>
            <w:rFonts w:ascii="Times New Roman" w:eastAsia="Times New Roman" w:hAnsi="Times New Roman" w:cs="Times New Roman"/>
            <w:color w:val="1C1D1E"/>
            <w:sz w:val="24"/>
            <w:szCs w:val="24"/>
          </w:rPr>
          <w:t xml:space="preserve"> </w:t>
        </w:r>
      </w:ins>
      <w:r w:rsidRPr="00604C25">
        <w:rPr>
          <w:rFonts w:ascii="Times New Roman" w:eastAsia="Times New Roman" w:hAnsi="Times New Roman" w:cs="Times New Roman"/>
          <w:color w:val="1C1D1E"/>
          <w:sz w:val="24"/>
          <w:szCs w:val="24"/>
        </w:rPr>
        <w:t>as much information as possible from the limited number of model runs.</w:t>
      </w:r>
      <w:r>
        <w:rPr>
          <w:rFonts w:ascii="Times New Roman" w:eastAsia="Times New Roman" w:hAnsi="Times New Roman" w:cs="Times New Roman"/>
          <w:color w:val="1C1D1E"/>
          <w:sz w:val="24"/>
          <w:szCs w:val="24"/>
        </w:rPr>
        <w:t xml:space="preserve"> We begin with an initial ensemble of 5,000 model runs with input parameters settings selected from a 12-dimensional Latin hypercube design. We select an ensemble</w:t>
      </w:r>
      <w:r>
        <w:rPr>
          <w:rFonts w:ascii="Times New Roman" w:eastAsia="Times New Roman" w:hAnsi="Times New Roman" w:cs="Times New Roman"/>
          <w:color w:val="1C1D1E"/>
          <w:sz w:val="24"/>
          <w:szCs w:val="24"/>
        </w:rPr>
        <w:t xml:space="preserve"> of 165 runs that fall within the 25% -175% of the observed streamflow.</w:t>
      </w:r>
      <w:r>
        <w:rPr>
          <w:rFonts w:ascii="Times New Roman" w:eastAsia="Times New Roman" w:hAnsi="Times New Roman" w:cs="Times New Roman"/>
          <w:color w:val="1C1D1E"/>
          <w:sz w:val="24"/>
          <w:szCs w:val="24"/>
        </w:rPr>
        <w:t xml:space="preserve"> </w:t>
      </w:r>
      <w:ins w:id="198" w:author="Seiyon Lee" w:date="2021-11-22T13:38:00Z">
        <w:r w:rsidR="00604C25">
          <w:rPr>
            <w:rFonts w:ascii="Times New Roman" w:eastAsia="Times New Roman" w:hAnsi="Times New Roman" w:cs="Times New Roman"/>
            <w:color w:val="1C1D1E"/>
            <w:sz w:val="24"/>
            <w:szCs w:val="24"/>
          </w:rPr>
          <w:t xml:space="preserve">Note that </w:t>
        </w:r>
      </w:ins>
      <w:ins w:id="199" w:author="Seiyon Lee" w:date="2021-11-22T13:40:00Z">
        <w:r w:rsidR="000523B6">
          <w:rPr>
            <w:rFonts w:ascii="Times New Roman" w:eastAsia="Times New Roman" w:hAnsi="Times New Roman" w:cs="Times New Roman"/>
            <w:color w:val="1C1D1E"/>
            <w:sz w:val="24"/>
            <w:szCs w:val="24"/>
          </w:rPr>
          <w:t xml:space="preserve">selecting </w:t>
        </w:r>
      </w:ins>
      <w:ins w:id="200" w:author="Seiyon Lee" w:date="2021-11-22T13:43:00Z">
        <w:r w:rsidR="000523B6">
          <w:rPr>
            <w:rFonts w:ascii="Times New Roman" w:eastAsia="Times New Roman" w:hAnsi="Times New Roman" w:cs="Times New Roman"/>
            <w:color w:val="1C1D1E"/>
            <w:sz w:val="24"/>
            <w:szCs w:val="24"/>
          </w:rPr>
          <w:t>the</w:t>
        </w:r>
      </w:ins>
      <w:ins w:id="201" w:author="Seiyon Lee" w:date="2021-11-22T13:40:00Z">
        <w:r w:rsidR="000523B6">
          <w:rPr>
            <w:rFonts w:ascii="Times New Roman" w:eastAsia="Times New Roman" w:hAnsi="Times New Roman" w:cs="Times New Roman"/>
            <w:color w:val="1C1D1E"/>
            <w:sz w:val="24"/>
            <w:szCs w:val="24"/>
          </w:rPr>
          <w:t xml:space="preserve"> bounds</w:t>
        </w:r>
      </w:ins>
      <w:ins w:id="202" w:author="Seiyon Lee" w:date="2021-11-22T13:39:00Z">
        <w:r w:rsidR="000523B6">
          <w:rPr>
            <w:rFonts w:ascii="Times New Roman" w:eastAsia="Times New Roman" w:hAnsi="Times New Roman" w:cs="Times New Roman"/>
            <w:color w:val="1C1D1E"/>
            <w:sz w:val="24"/>
            <w:szCs w:val="24"/>
          </w:rPr>
          <w:t xml:space="preserve"> </w:t>
        </w:r>
      </w:ins>
      <w:ins w:id="203" w:author="Seiyon Lee" w:date="2021-11-22T13:38:00Z">
        <w:r w:rsidR="00604C25">
          <w:rPr>
            <w:rFonts w:ascii="Times New Roman" w:eastAsia="Times New Roman" w:hAnsi="Times New Roman" w:cs="Times New Roman"/>
            <w:color w:val="1C1D1E"/>
            <w:sz w:val="24"/>
            <w:szCs w:val="24"/>
          </w:rPr>
          <w:t>can arbitrary</w:t>
        </w:r>
      </w:ins>
      <w:ins w:id="204" w:author="Seiyon Lee" w:date="2021-11-22T13:39:00Z">
        <w:r w:rsidR="000523B6">
          <w:rPr>
            <w:rFonts w:ascii="Times New Roman" w:eastAsia="Times New Roman" w:hAnsi="Times New Roman" w:cs="Times New Roman"/>
            <w:color w:val="1C1D1E"/>
            <w:sz w:val="24"/>
            <w:szCs w:val="24"/>
          </w:rPr>
          <w:t>,</w:t>
        </w:r>
      </w:ins>
      <w:ins w:id="205" w:author="Seiyon Lee" w:date="2021-11-22T13:40:00Z">
        <w:r w:rsidR="000523B6">
          <w:rPr>
            <w:rFonts w:ascii="Times New Roman" w:eastAsia="Times New Roman" w:hAnsi="Times New Roman" w:cs="Times New Roman"/>
            <w:color w:val="1C1D1E"/>
            <w:sz w:val="24"/>
            <w:szCs w:val="24"/>
          </w:rPr>
          <w:t xml:space="preserve"> yet this choice directly impact</w:t>
        </w:r>
      </w:ins>
      <w:ins w:id="206" w:author="Seiyon Lee" w:date="2021-11-22T13:41:00Z">
        <w:r w:rsidR="000523B6">
          <w:rPr>
            <w:rFonts w:ascii="Times New Roman" w:eastAsia="Times New Roman" w:hAnsi="Times New Roman" w:cs="Times New Roman"/>
            <w:color w:val="1C1D1E"/>
            <w:sz w:val="24"/>
            <w:szCs w:val="24"/>
          </w:rPr>
          <w:t>s the resulting collecti</w:t>
        </w:r>
      </w:ins>
      <w:ins w:id="207" w:author="Seiyon Lee" w:date="2021-11-22T13:42:00Z">
        <w:r w:rsidR="000523B6">
          <w:rPr>
            <w:rFonts w:ascii="Times New Roman" w:eastAsia="Times New Roman" w:hAnsi="Times New Roman" w:cs="Times New Roman"/>
            <w:color w:val="1C1D1E"/>
            <w:sz w:val="24"/>
            <w:szCs w:val="24"/>
          </w:rPr>
          <w:t xml:space="preserve">on of model runs. For instance, </w:t>
        </w:r>
        <w:r w:rsidR="000523B6">
          <w:rPr>
            <w:rFonts w:ascii="Times New Roman" w:eastAsia="Times New Roman" w:hAnsi="Times New Roman" w:cs="Times New Roman"/>
            <w:color w:val="1C1D1E"/>
            <w:sz w:val="24"/>
            <w:szCs w:val="24"/>
            <w:highlight w:val="green"/>
          </w:rPr>
          <w:t>i</w:t>
        </w:r>
      </w:ins>
      <w:del w:id="208" w:author="Seiyon Lee" w:date="2021-11-22T13:42:00Z">
        <w:r w:rsidRPr="00BF2340" w:rsidDel="000523B6">
          <w:rPr>
            <w:rFonts w:ascii="Times New Roman" w:eastAsia="Times New Roman" w:hAnsi="Times New Roman" w:cs="Times New Roman"/>
            <w:color w:val="1C1D1E"/>
            <w:sz w:val="24"/>
            <w:szCs w:val="24"/>
            <w:highlight w:val="green"/>
            <w:rPrChange w:id="209" w:author="Seiyon Lee" w:date="2021-11-22T12:32:00Z">
              <w:rPr>
                <w:rFonts w:ascii="Times New Roman" w:eastAsia="Times New Roman" w:hAnsi="Times New Roman" w:cs="Times New Roman"/>
                <w:color w:val="1C1D1E"/>
                <w:sz w:val="24"/>
                <w:szCs w:val="24"/>
              </w:rPr>
            </w:rPrChange>
          </w:rPr>
          <w:delText>I</w:delText>
        </w:r>
      </w:del>
      <w:r w:rsidRPr="00BF2340">
        <w:rPr>
          <w:rFonts w:ascii="Times New Roman" w:eastAsia="Times New Roman" w:hAnsi="Times New Roman" w:cs="Times New Roman"/>
          <w:color w:val="1C1D1E"/>
          <w:sz w:val="24"/>
          <w:szCs w:val="24"/>
          <w:highlight w:val="green"/>
          <w:rPrChange w:id="210" w:author="Seiyon Lee" w:date="2021-11-22T12:32:00Z">
            <w:rPr>
              <w:rFonts w:ascii="Times New Roman" w:eastAsia="Times New Roman" w:hAnsi="Times New Roman" w:cs="Times New Roman"/>
              <w:color w:val="1C1D1E"/>
              <w:sz w:val="24"/>
              <w:szCs w:val="24"/>
            </w:rPr>
          </w:rPrChange>
        </w:rPr>
        <w:t xml:space="preserve">mposing </w:t>
      </w:r>
      <w:del w:id="211" w:author="Seiyon Lee" w:date="2021-11-22T12:30:00Z">
        <w:r w:rsidRPr="00BF2340" w:rsidDel="00BF2340">
          <w:rPr>
            <w:rFonts w:ascii="Times New Roman" w:eastAsia="Times New Roman" w:hAnsi="Times New Roman" w:cs="Times New Roman"/>
            <w:color w:val="1C1D1E"/>
            <w:sz w:val="24"/>
            <w:szCs w:val="24"/>
            <w:highlight w:val="green"/>
            <w:rPrChange w:id="212" w:author="Seiyon Lee" w:date="2021-11-22T12:32:00Z">
              <w:rPr>
                <w:rFonts w:ascii="Times New Roman" w:eastAsia="Times New Roman" w:hAnsi="Times New Roman" w:cs="Times New Roman"/>
                <w:color w:val="1C1D1E"/>
                <w:sz w:val="24"/>
                <w:szCs w:val="24"/>
              </w:rPr>
            </w:rPrChange>
          </w:rPr>
          <w:delText xml:space="preserve">much </w:delText>
        </w:r>
      </w:del>
      <w:r w:rsidRPr="00BF2340">
        <w:rPr>
          <w:rFonts w:ascii="Times New Roman" w:eastAsia="Times New Roman" w:hAnsi="Times New Roman" w:cs="Times New Roman"/>
          <w:color w:val="1C1D1E"/>
          <w:sz w:val="24"/>
          <w:szCs w:val="24"/>
          <w:highlight w:val="green"/>
          <w:rPrChange w:id="213" w:author="Seiyon Lee" w:date="2021-11-22T12:32:00Z">
            <w:rPr>
              <w:rFonts w:ascii="Times New Roman" w:eastAsia="Times New Roman" w:hAnsi="Times New Roman" w:cs="Times New Roman"/>
              <w:color w:val="1C1D1E"/>
              <w:sz w:val="24"/>
              <w:szCs w:val="24"/>
            </w:rPr>
          </w:rPrChange>
        </w:rPr>
        <w:t xml:space="preserve">tighter bounds on </w:t>
      </w:r>
      <w:ins w:id="214" w:author="Seiyon Lee" w:date="2021-11-22T12:30:00Z">
        <w:r w:rsidR="00BF2340" w:rsidRPr="00BF2340">
          <w:rPr>
            <w:rFonts w:ascii="Times New Roman" w:eastAsia="Times New Roman" w:hAnsi="Times New Roman" w:cs="Times New Roman"/>
            <w:color w:val="1C1D1E"/>
            <w:sz w:val="24"/>
            <w:szCs w:val="24"/>
            <w:highlight w:val="green"/>
            <w:rPrChange w:id="215" w:author="Seiyon Lee" w:date="2021-11-22T12:32:00Z">
              <w:rPr>
                <w:rFonts w:ascii="Times New Roman" w:eastAsia="Times New Roman" w:hAnsi="Times New Roman" w:cs="Times New Roman"/>
                <w:color w:val="1C1D1E"/>
                <w:sz w:val="24"/>
                <w:szCs w:val="24"/>
              </w:rPr>
            </w:rPrChange>
          </w:rPr>
          <w:t xml:space="preserve">the observed streamflow </w:t>
        </w:r>
      </w:ins>
      <w:del w:id="216" w:author="Seiyon Lee" w:date="2021-11-22T13:37:00Z">
        <w:r w:rsidRPr="00BF2340" w:rsidDel="00604C25">
          <w:rPr>
            <w:rFonts w:ascii="Times New Roman" w:eastAsia="Times New Roman" w:hAnsi="Times New Roman" w:cs="Times New Roman"/>
            <w:color w:val="1C1D1E"/>
            <w:sz w:val="24"/>
            <w:szCs w:val="24"/>
            <w:highlight w:val="green"/>
            <w:rPrChange w:id="217" w:author="Seiyon Lee" w:date="2021-11-22T12:32:00Z">
              <w:rPr>
                <w:rFonts w:ascii="Times New Roman" w:eastAsia="Times New Roman" w:hAnsi="Times New Roman" w:cs="Times New Roman"/>
                <w:color w:val="1C1D1E"/>
                <w:sz w:val="24"/>
                <w:szCs w:val="24"/>
              </w:rPr>
            </w:rPrChange>
          </w:rPr>
          <w:delText xml:space="preserve">implausible space </w:delText>
        </w:r>
      </w:del>
      <w:r w:rsidRPr="00BF2340">
        <w:rPr>
          <w:rFonts w:ascii="Times New Roman" w:eastAsia="Times New Roman" w:hAnsi="Times New Roman" w:cs="Times New Roman"/>
          <w:color w:val="1C1D1E"/>
          <w:sz w:val="24"/>
          <w:szCs w:val="24"/>
          <w:highlight w:val="green"/>
          <w:rPrChange w:id="218" w:author="Seiyon Lee" w:date="2021-11-22T12:32:00Z">
            <w:rPr>
              <w:rFonts w:ascii="Times New Roman" w:eastAsia="Times New Roman" w:hAnsi="Times New Roman" w:cs="Times New Roman"/>
              <w:color w:val="1C1D1E"/>
              <w:sz w:val="24"/>
              <w:szCs w:val="24"/>
            </w:rPr>
          </w:rPrChange>
        </w:rPr>
        <w:t xml:space="preserve">could lead to high resolution sampling of </w:t>
      </w:r>
      <w:ins w:id="219" w:author="Seiyon Lee" w:date="2021-11-22T13:37:00Z">
        <w:r w:rsidR="00604C25">
          <w:rPr>
            <w:rFonts w:ascii="Times New Roman" w:eastAsia="Times New Roman" w:hAnsi="Times New Roman" w:cs="Times New Roman"/>
            <w:color w:val="1C1D1E"/>
            <w:sz w:val="24"/>
            <w:szCs w:val="24"/>
            <w:highlight w:val="green"/>
          </w:rPr>
          <w:t xml:space="preserve">the plausible </w:t>
        </w:r>
      </w:ins>
      <w:r w:rsidRPr="00BF2340">
        <w:rPr>
          <w:rFonts w:ascii="Times New Roman" w:eastAsia="Times New Roman" w:hAnsi="Times New Roman" w:cs="Times New Roman"/>
          <w:color w:val="1C1D1E"/>
          <w:sz w:val="24"/>
          <w:szCs w:val="24"/>
          <w:highlight w:val="green"/>
          <w:rPrChange w:id="220" w:author="Seiyon Lee" w:date="2021-11-22T12:32:00Z">
            <w:rPr>
              <w:rFonts w:ascii="Times New Roman" w:eastAsia="Times New Roman" w:hAnsi="Times New Roman" w:cs="Times New Roman"/>
              <w:color w:val="1C1D1E"/>
              <w:sz w:val="24"/>
              <w:szCs w:val="24"/>
            </w:rPr>
          </w:rPrChange>
        </w:rPr>
        <w:t>parameter space</w:t>
      </w:r>
      <w:ins w:id="221" w:author="Seiyon Lee" w:date="2021-11-22T13:43:00Z">
        <w:r w:rsidR="000523B6">
          <w:rPr>
            <w:rFonts w:ascii="Times New Roman" w:eastAsia="Times New Roman" w:hAnsi="Times New Roman" w:cs="Times New Roman"/>
            <w:color w:val="1C1D1E"/>
            <w:sz w:val="24"/>
            <w:szCs w:val="24"/>
            <w:highlight w:val="green"/>
          </w:rPr>
          <w:t xml:space="preserve"> and wider bounds may</w:t>
        </w:r>
      </w:ins>
      <w:ins w:id="222" w:author="Seiyon Lee" w:date="2021-11-22T13:44:00Z">
        <w:r w:rsidR="006455F5">
          <w:rPr>
            <w:rFonts w:ascii="Times New Roman" w:eastAsia="Times New Roman" w:hAnsi="Times New Roman" w:cs="Times New Roman"/>
            <w:color w:val="1C1D1E"/>
            <w:sz w:val="24"/>
            <w:szCs w:val="24"/>
            <w:highlight w:val="green"/>
          </w:rPr>
          <w:t xml:space="preserve"> include more implausible </w:t>
        </w:r>
      </w:ins>
      <w:del w:id="223" w:author="Seiyon Lee" w:date="2021-11-22T13:43:00Z">
        <w:r w:rsidRPr="00BF2340" w:rsidDel="000523B6">
          <w:rPr>
            <w:rFonts w:ascii="Times New Roman" w:eastAsia="Times New Roman" w:hAnsi="Times New Roman" w:cs="Times New Roman"/>
            <w:color w:val="1C1D1E"/>
            <w:sz w:val="24"/>
            <w:szCs w:val="24"/>
            <w:highlight w:val="green"/>
            <w:rPrChange w:id="224" w:author="Seiyon Lee" w:date="2021-11-22T12:32:00Z">
              <w:rPr>
                <w:rFonts w:ascii="Times New Roman" w:eastAsia="Times New Roman" w:hAnsi="Times New Roman" w:cs="Times New Roman"/>
                <w:color w:val="1C1D1E"/>
                <w:sz w:val="24"/>
                <w:szCs w:val="24"/>
              </w:rPr>
            </w:rPrChange>
          </w:rPr>
          <w:delText xml:space="preserve">, but </w:delText>
        </w:r>
      </w:del>
      <w:del w:id="225" w:author="Seiyon Lee" w:date="2021-11-22T13:37:00Z">
        <w:r w:rsidRPr="00BF2340" w:rsidDel="00604C25">
          <w:rPr>
            <w:rFonts w:ascii="Times New Roman" w:eastAsia="Times New Roman" w:hAnsi="Times New Roman" w:cs="Times New Roman"/>
            <w:color w:val="1C1D1E"/>
            <w:sz w:val="24"/>
            <w:szCs w:val="24"/>
            <w:highlight w:val="green"/>
            <w:rPrChange w:id="226" w:author="Seiyon Lee" w:date="2021-11-22T12:32:00Z">
              <w:rPr>
                <w:rFonts w:ascii="Times New Roman" w:eastAsia="Times New Roman" w:hAnsi="Times New Roman" w:cs="Times New Roman"/>
                <w:color w:val="1C1D1E"/>
                <w:sz w:val="24"/>
                <w:szCs w:val="24"/>
              </w:rPr>
            </w:rPrChange>
          </w:rPr>
          <w:delText xml:space="preserve">would </w:delText>
        </w:r>
      </w:del>
      <w:del w:id="227" w:author="Seiyon Lee" w:date="2021-11-22T13:42:00Z">
        <w:r w:rsidRPr="00BF2340" w:rsidDel="000523B6">
          <w:rPr>
            <w:rFonts w:ascii="Times New Roman" w:eastAsia="Times New Roman" w:hAnsi="Times New Roman" w:cs="Times New Roman"/>
            <w:color w:val="1C1D1E"/>
            <w:sz w:val="24"/>
            <w:szCs w:val="24"/>
            <w:highlight w:val="green"/>
            <w:rPrChange w:id="228" w:author="Seiyon Lee" w:date="2021-11-22T12:32:00Z">
              <w:rPr>
                <w:rFonts w:ascii="Times New Roman" w:eastAsia="Times New Roman" w:hAnsi="Times New Roman" w:cs="Times New Roman"/>
                <w:color w:val="1C1D1E"/>
                <w:sz w:val="24"/>
                <w:szCs w:val="24"/>
              </w:rPr>
            </w:rPrChange>
          </w:rPr>
          <w:delText>imply a more controversial a priori decision</w:delText>
        </w:r>
        <w:r w:rsidRPr="00BF2340" w:rsidDel="000523B6">
          <w:rPr>
            <w:rFonts w:ascii="Times New Roman" w:eastAsia="Times New Roman" w:hAnsi="Times New Roman" w:cs="Times New Roman"/>
            <w:color w:val="1C1D1E"/>
            <w:sz w:val="24"/>
            <w:szCs w:val="24"/>
            <w:highlight w:val="green"/>
            <w:rPrChange w:id="229" w:author="Seiyon Lee" w:date="2021-11-22T12:32:00Z">
              <w:rPr>
                <w:rFonts w:ascii="Times New Roman" w:eastAsia="Times New Roman" w:hAnsi="Times New Roman" w:cs="Times New Roman"/>
                <w:color w:val="1C1D1E"/>
                <w:sz w:val="24"/>
                <w:szCs w:val="24"/>
              </w:rPr>
            </w:rPrChange>
          </w:rPr>
          <w:delText>.</w:delText>
        </w:r>
      </w:del>
      <w:del w:id="230" w:author="Seiyon Lee" w:date="2021-11-22T13:44:00Z">
        <w:r w:rsidDel="006455F5">
          <w:rPr>
            <w:rFonts w:ascii="Times New Roman" w:eastAsia="Times New Roman" w:hAnsi="Times New Roman" w:cs="Times New Roman"/>
            <w:color w:val="1C1D1E"/>
            <w:sz w:val="24"/>
            <w:szCs w:val="24"/>
          </w:rPr>
          <w:delText xml:space="preserve"> </w:delText>
        </w:r>
      </w:del>
      <w:ins w:id="231" w:author="Seiyon Lee" w:date="2021-11-22T13:44:00Z">
        <w:r w:rsidR="006455F5">
          <w:rPr>
            <w:rFonts w:ascii="Times New Roman" w:eastAsia="Times New Roman" w:hAnsi="Times New Roman" w:cs="Times New Roman"/>
            <w:color w:val="1C1D1E"/>
            <w:sz w:val="24"/>
            <w:szCs w:val="24"/>
          </w:rPr>
          <w:t xml:space="preserve">runs into the final ensemble. </w:t>
        </w:r>
      </w:ins>
      <w:r>
        <w:rPr>
          <w:rFonts w:ascii="Times New Roman" w:eastAsia="Times New Roman" w:hAnsi="Times New Roman" w:cs="Times New Roman"/>
          <w:color w:val="1C1D1E"/>
          <w:sz w:val="24"/>
          <w:szCs w:val="24"/>
        </w:rPr>
        <w:t xml:space="preserve">In addition, we </w:t>
      </w:r>
      <w:r>
        <w:rPr>
          <w:rFonts w:ascii="Times New Roman" w:eastAsia="Times New Roman" w:hAnsi="Times New Roman" w:cs="Times New Roman"/>
          <w:color w:val="1C1D1E"/>
          <w:sz w:val="24"/>
          <w:szCs w:val="24"/>
        </w:rPr>
        <w:t xml:space="preserve">do not want to overlook the upper tails of flood hazards, which are often associated with the high risk and high cost events. </w:t>
      </w:r>
    </w:p>
    <w:p w14:paraId="05B40BAA" w14:textId="36440174" w:rsidR="00644C69" w:rsidRDefault="00635DE6">
      <w:pPr>
        <w:ind w:firstLine="450"/>
        <w:jc w:val="both"/>
        <w:rPr>
          <w:ins w:id="232" w:author="Seiyon Lee" w:date="2021-11-22T13:18:00Z"/>
          <w:rFonts w:ascii="Times New Roman" w:eastAsia="Times New Roman" w:hAnsi="Times New Roman" w:cs="Times New Roman"/>
          <w:color w:val="1C1D1E"/>
          <w:sz w:val="24"/>
          <w:szCs w:val="24"/>
        </w:rPr>
      </w:pPr>
      <w:commentRangeStart w:id="233"/>
      <w:r w:rsidRPr="00041E5F">
        <w:rPr>
          <w:rFonts w:ascii="Times New Roman" w:eastAsia="Times New Roman" w:hAnsi="Times New Roman" w:cs="Times New Roman"/>
          <w:color w:val="1C1D1E"/>
          <w:sz w:val="24"/>
          <w:szCs w:val="24"/>
          <w:highlight w:val="green"/>
          <w:rPrChange w:id="234" w:author="Seiyon Lee" w:date="2021-11-22T12:33:00Z">
            <w:rPr>
              <w:rFonts w:ascii="Times New Roman" w:eastAsia="Times New Roman" w:hAnsi="Times New Roman" w:cs="Times New Roman"/>
              <w:color w:val="1C1D1E"/>
              <w:sz w:val="24"/>
              <w:szCs w:val="24"/>
            </w:rPr>
          </w:rPrChange>
        </w:rPr>
        <w:t xml:space="preserve">FaMoS </w:t>
      </w:r>
      <w:commentRangeEnd w:id="233"/>
      <w:r w:rsidRPr="00041E5F">
        <w:rPr>
          <w:highlight w:val="green"/>
          <w:rPrChange w:id="235" w:author="Seiyon Lee" w:date="2021-11-22T12:33:00Z">
            <w:rPr/>
          </w:rPrChange>
        </w:rPr>
        <w:commentReference w:id="233"/>
      </w:r>
      <w:r w:rsidRPr="00AB456C">
        <w:rPr>
          <w:rFonts w:ascii="Times New Roman" w:eastAsia="Times New Roman" w:hAnsi="Times New Roman" w:cs="Times New Roman"/>
          <w:color w:val="1C1D1E"/>
          <w:sz w:val="24"/>
          <w:szCs w:val="24"/>
        </w:rPr>
        <w:t>characterizes and quantifies the parametric uncertainty by updating our prior knowledge of the model parameters in light</w:t>
      </w:r>
      <w:r w:rsidRPr="00AB456C">
        <w:rPr>
          <w:rFonts w:ascii="Times New Roman" w:eastAsia="Times New Roman" w:hAnsi="Times New Roman" w:cs="Times New Roman"/>
          <w:color w:val="1C1D1E"/>
          <w:sz w:val="24"/>
          <w:szCs w:val="24"/>
        </w:rPr>
        <w:t xml:space="preserve"> of new observations. We incorporate domain-area expertise (prior distribution) of the unknown parameters and also account for additional sources of uncertainty such as model-observation discrepancies and observational error. As a result, we obtain a distr</w:t>
      </w:r>
      <w:r w:rsidRPr="00AB456C">
        <w:rPr>
          <w:rFonts w:ascii="Times New Roman" w:eastAsia="Times New Roman" w:hAnsi="Times New Roman" w:cs="Times New Roman"/>
          <w:color w:val="1C1D1E"/>
          <w:sz w:val="24"/>
          <w:szCs w:val="24"/>
        </w:rPr>
        <w:t>ibution of viable parameter values (posterior distribution) along with interval estimates, as opposed to a single best fit estimate (Supplemental Figure S1).</w:t>
      </w:r>
      <w:ins w:id="236" w:author="Seiyon Lee" w:date="2021-11-22T12:32:00Z">
        <w:r w:rsidR="00BF2340" w:rsidRPr="00AB456C">
          <w:rPr>
            <w:rFonts w:ascii="Times New Roman" w:eastAsia="Times New Roman" w:hAnsi="Times New Roman" w:cs="Times New Roman"/>
            <w:color w:val="1C1D1E"/>
            <w:sz w:val="24"/>
            <w:szCs w:val="24"/>
          </w:rPr>
          <w:t xml:space="preserve"> U</w:t>
        </w:r>
      </w:ins>
      <w:ins w:id="237" w:author="Seiyon Lee" w:date="2021-11-22T12:33:00Z">
        <w:r w:rsidR="00BF2340" w:rsidRPr="00AB456C">
          <w:rPr>
            <w:rFonts w:ascii="Times New Roman" w:eastAsia="Times New Roman" w:hAnsi="Times New Roman" w:cs="Times New Roman"/>
            <w:color w:val="1C1D1E"/>
            <w:sz w:val="24"/>
            <w:szCs w:val="24"/>
          </w:rPr>
          <w:t>nlike precalibration, FaMoS does not fix an arbitrary screening criterion</w:t>
        </w:r>
      </w:ins>
      <w:ins w:id="238" w:author="Seiyon Lee" w:date="2021-11-22T13:10:00Z">
        <w:r w:rsidR="00BA200A">
          <w:rPr>
            <w:rFonts w:ascii="Times New Roman" w:eastAsia="Times New Roman" w:hAnsi="Times New Roman" w:cs="Times New Roman"/>
            <w:color w:val="1C1D1E"/>
            <w:sz w:val="24"/>
            <w:szCs w:val="24"/>
          </w:rPr>
          <w:t xml:space="preserve">, but rather uses a </w:t>
        </w:r>
      </w:ins>
      <w:ins w:id="239" w:author="Seiyon Lee" w:date="2021-11-22T13:13:00Z">
        <w:r w:rsidR="00387D38">
          <w:rPr>
            <w:rFonts w:ascii="Times New Roman" w:eastAsia="Times New Roman" w:hAnsi="Times New Roman" w:cs="Times New Roman"/>
            <w:color w:val="1C1D1E"/>
            <w:sz w:val="24"/>
            <w:szCs w:val="24"/>
          </w:rPr>
          <w:t xml:space="preserve">flexible </w:t>
        </w:r>
      </w:ins>
      <w:ins w:id="240" w:author="Seiyon Lee" w:date="2021-11-22T13:10:00Z">
        <w:r w:rsidR="00BA200A">
          <w:rPr>
            <w:rFonts w:ascii="Times New Roman" w:eastAsia="Times New Roman" w:hAnsi="Times New Roman" w:cs="Times New Roman"/>
            <w:color w:val="1C1D1E"/>
            <w:sz w:val="24"/>
            <w:szCs w:val="24"/>
          </w:rPr>
          <w:t>statistical model to assess mode</w:t>
        </w:r>
      </w:ins>
      <w:ins w:id="241" w:author="Seiyon Lee" w:date="2021-11-22T13:11:00Z">
        <w:r w:rsidR="00BA200A">
          <w:rPr>
            <w:rFonts w:ascii="Times New Roman" w:eastAsia="Times New Roman" w:hAnsi="Times New Roman" w:cs="Times New Roman"/>
            <w:color w:val="1C1D1E"/>
            <w:sz w:val="24"/>
            <w:szCs w:val="24"/>
          </w:rPr>
          <w:t>l-fit.</w:t>
        </w:r>
        <w:r w:rsidR="00387D38">
          <w:rPr>
            <w:rFonts w:ascii="Times New Roman" w:eastAsia="Times New Roman" w:hAnsi="Times New Roman" w:cs="Times New Roman"/>
            <w:color w:val="1C1D1E"/>
            <w:sz w:val="24"/>
            <w:szCs w:val="24"/>
          </w:rPr>
          <w:t xml:space="preserve"> Moreover, FaMoS </w:t>
        </w:r>
      </w:ins>
      <w:ins w:id="242" w:author="Seiyon Lee" w:date="2021-11-22T13:14:00Z">
        <w:r w:rsidR="00387D38">
          <w:rPr>
            <w:rFonts w:ascii="Times New Roman" w:eastAsia="Times New Roman" w:hAnsi="Times New Roman" w:cs="Times New Roman"/>
            <w:color w:val="1C1D1E"/>
            <w:sz w:val="24"/>
            <w:szCs w:val="24"/>
          </w:rPr>
          <w:t>explores</w:t>
        </w:r>
      </w:ins>
      <w:ins w:id="243" w:author="Seiyon Lee" w:date="2021-11-22T13:12:00Z">
        <w:r w:rsidR="00387D38">
          <w:rPr>
            <w:rFonts w:ascii="Times New Roman" w:eastAsia="Times New Roman" w:hAnsi="Times New Roman" w:cs="Times New Roman"/>
            <w:color w:val="1C1D1E"/>
            <w:sz w:val="24"/>
            <w:szCs w:val="24"/>
          </w:rPr>
          <w:t xml:space="preserve"> </w:t>
        </w:r>
      </w:ins>
      <w:ins w:id="244" w:author="Seiyon Lee" w:date="2021-11-22T13:11:00Z">
        <w:r w:rsidR="00387D38">
          <w:rPr>
            <w:rFonts w:ascii="Times New Roman" w:eastAsia="Times New Roman" w:hAnsi="Times New Roman" w:cs="Times New Roman"/>
            <w:color w:val="1C1D1E"/>
            <w:sz w:val="24"/>
            <w:szCs w:val="24"/>
          </w:rPr>
          <w:t xml:space="preserve">the </w:t>
        </w:r>
      </w:ins>
      <w:ins w:id="245" w:author="Seiyon Lee" w:date="2021-11-22T13:12:00Z">
        <w:r w:rsidR="00387D38">
          <w:rPr>
            <w:rFonts w:ascii="Times New Roman" w:eastAsia="Times New Roman" w:hAnsi="Times New Roman" w:cs="Times New Roman"/>
            <w:color w:val="1C1D1E"/>
            <w:sz w:val="24"/>
            <w:szCs w:val="24"/>
          </w:rPr>
          <w:t>entire parameter space</w:t>
        </w:r>
      </w:ins>
      <w:ins w:id="246" w:author="Seiyon Lee" w:date="2021-11-22T13:13:00Z">
        <w:r w:rsidR="00387D38">
          <w:rPr>
            <w:rFonts w:ascii="Times New Roman" w:eastAsia="Times New Roman" w:hAnsi="Times New Roman" w:cs="Times New Roman"/>
            <w:color w:val="1C1D1E"/>
            <w:sz w:val="24"/>
            <w:szCs w:val="24"/>
          </w:rPr>
          <w:t xml:space="preserve"> </w:t>
        </w:r>
      </w:ins>
      <w:ins w:id="247" w:author="Seiyon Lee" w:date="2021-11-22T13:15:00Z">
        <w:r w:rsidR="00387D38">
          <w:rPr>
            <w:rFonts w:ascii="Times New Roman" w:eastAsia="Times New Roman" w:hAnsi="Times New Roman" w:cs="Times New Roman"/>
            <w:color w:val="1C1D1E"/>
            <w:sz w:val="24"/>
            <w:szCs w:val="24"/>
          </w:rPr>
          <w:t xml:space="preserve">and </w:t>
        </w:r>
      </w:ins>
      <w:ins w:id="248" w:author="Seiyon Lee" w:date="2021-11-22T13:17:00Z">
        <w:r w:rsidR="001C3EC0">
          <w:rPr>
            <w:rFonts w:ascii="Times New Roman" w:eastAsia="Times New Roman" w:hAnsi="Times New Roman" w:cs="Times New Roman"/>
            <w:color w:val="1C1D1E"/>
            <w:sz w:val="24"/>
            <w:szCs w:val="24"/>
          </w:rPr>
          <w:t>systematically locates</w:t>
        </w:r>
      </w:ins>
      <w:ins w:id="249" w:author="Seiyon Lee" w:date="2021-11-22T13:16:00Z">
        <w:r w:rsidR="001C3EC0">
          <w:rPr>
            <w:rFonts w:ascii="Times New Roman" w:eastAsia="Times New Roman" w:hAnsi="Times New Roman" w:cs="Times New Roman"/>
            <w:color w:val="1C1D1E"/>
            <w:sz w:val="24"/>
            <w:szCs w:val="24"/>
          </w:rPr>
          <w:t xml:space="preserve"> </w:t>
        </w:r>
      </w:ins>
      <w:ins w:id="250" w:author="Seiyon Lee" w:date="2021-11-22T13:17:00Z">
        <w:r w:rsidR="001C3EC0">
          <w:rPr>
            <w:rFonts w:ascii="Times New Roman" w:eastAsia="Times New Roman" w:hAnsi="Times New Roman" w:cs="Times New Roman"/>
            <w:color w:val="1C1D1E"/>
            <w:sz w:val="24"/>
            <w:szCs w:val="24"/>
          </w:rPr>
          <w:t>a</w:t>
        </w:r>
      </w:ins>
      <w:ins w:id="251" w:author="Seiyon Lee" w:date="2021-11-22T13:16:00Z">
        <w:r w:rsidR="00387D38">
          <w:rPr>
            <w:rFonts w:ascii="Times New Roman" w:eastAsia="Times New Roman" w:hAnsi="Times New Roman" w:cs="Times New Roman"/>
            <w:color w:val="1C1D1E"/>
            <w:sz w:val="24"/>
            <w:szCs w:val="24"/>
          </w:rPr>
          <w:t xml:space="preserve"> “target” region that contain the most plausible </w:t>
        </w:r>
        <w:r w:rsidR="001C3EC0">
          <w:rPr>
            <w:rFonts w:ascii="Times New Roman" w:eastAsia="Times New Roman" w:hAnsi="Times New Roman" w:cs="Times New Roman"/>
            <w:color w:val="1C1D1E"/>
            <w:sz w:val="24"/>
            <w:szCs w:val="24"/>
          </w:rPr>
          <w:t xml:space="preserve">sets of model parameters. </w:t>
        </w:r>
      </w:ins>
      <w:ins w:id="252" w:author="Seiyon Lee" w:date="2021-11-22T13:21:00Z">
        <w:r w:rsidR="00AB456C">
          <w:rPr>
            <w:rFonts w:ascii="Times New Roman" w:eastAsia="Times New Roman" w:hAnsi="Times New Roman" w:cs="Times New Roman"/>
            <w:color w:val="1C1D1E"/>
            <w:sz w:val="24"/>
            <w:szCs w:val="24"/>
          </w:rPr>
          <w:t>In contrast, precalibratio</w:t>
        </w:r>
      </w:ins>
      <w:ins w:id="253" w:author="Seiyon Lee" w:date="2021-11-22T13:23:00Z">
        <w:r w:rsidR="00AB456C">
          <w:rPr>
            <w:rFonts w:ascii="Times New Roman" w:eastAsia="Times New Roman" w:hAnsi="Times New Roman" w:cs="Times New Roman"/>
            <w:color w:val="1C1D1E"/>
            <w:sz w:val="24"/>
            <w:szCs w:val="24"/>
          </w:rPr>
          <w:t>n attempts to locate this “target” region using a</w:t>
        </w:r>
      </w:ins>
      <w:ins w:id="254" w:author="Seiyon Lee" w:date="2021-11-22T13:26:00Z">
        <w:r w:rsidR="00AB456C">
          <w:rPr>
            <w:rFonts w:ascii="Times New Roman" w:eastAsia="Times New Roman" w:hAnsi="Times New Roman" w:cs="Times New Roman"/>
            <w:color w:val="1C1D1E"/>
            <w:sz w:val="24"/>
            <w:szCs w:val="24"/>
          </w:rPr>
          <w:t xml:space="preserve">n initial </w:t>
        </w:r>
      </w:ins>
      <w:ins w:id="255" w:author="Seiyon Lee" w:date="2021-11-22T13:23:00Z">
        <w:r w:rsidR="00AB456C">
          <w:rPr>
            <w:rFonts w:ascii="Times New Roman" w:eastAsia="Times New Roman" w:hAnsi="Times New Roman" w:cs="Times New Roman"/>
            <w:color w:val="1C1D1E"/>
            <w:sz w:val="24"/>
            <w:szCs w:val="24"/>
          </w:rPr>
          <w:t>ensemble of model runs</w:t>
        </w:r>
      </w:ins>
      <w:ins w:id="256" w:author="Seiyon Lee" w:date="2021-11-22T13:24:00Z">
        <w:r w:rsidR="00AB456C">
          <w:rPr>
            <w:rFonts w:ascii="Times New Roman" w:eastAsia="Times New Roman" w:hAnsi="Times New Roman" w:cs="Times New Roman"/>
            <w:color w:val="1C1D1E"/>
            <w:sz w:val="24"/>
            <w:szCs w:val="24"/>
          </w:rPr>
          <w:t xml:space="preserve">. </w:t>
        </w:r>
      </w:ins>
    </w:p>
    <w:p w14:paraId="47DD6ED2" w14:textId="77777777" w:rsidR="001C3EC0" w:rsidRDefault="001C3EC0">
      <w:pPr>
        <w:ind w:firstLine="450"/>
        <w:jc w:val="both"/>
        <w:rPr>
          <w:rFonts w:ascii="Times New Roman" w:eastAsia="Times New Roman" w:hAnsi="Times New Roman" w:cs="Times New Roman"/>
          <w:color w:val="1C1D1E"/>
          <w:sz w:val="24"/>
          <w:szCs w:val="24"/>
        </w:rPr>
      </w:pPr>
    </w:p>
    <w:p w14:paraId="67303BBE" w14:textId="77777777"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evaluate the calibrated model performance using several decision-relevant metrics. We use traditional deterministic model performance metrics such as Kling-Gupta Efficiency </w:t>
      </w:r>
      <w:hyperlink r:id="rId17">
        <w:r>
          <w:rPr>
            <w:rFonts w:ascii="Times New Roman" w:eastAsia="Times New Roman" w:hAnsi="Times New Roman" w:cs="Times New Roman"/>
            <w:color w:val="000000"/>
            <w:sz w:val="24"/>
            <w:szCs w:val="24"/>
          </w:rPr>
          <w:t>(Mizukami et al., 2019)</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that provides direct assessment of streamflow time series (e.g., shape, timing, water balance and variability) using ensemble mean estimates. We also evaluate the probabilistic prediction skill using Brier Skill Score </w:t>
      </w:r>
      <w:hyperlink r:id="rId18">
        <w:r>
          <w:rPr>
            <w:rFonts w:ascii="Times New Roman" w:eastAsia="Times New Roman" w:hAnsi="Times New Roman" w:cs="Times New Roman"/>
            <w:color w:val="000000"/>
            <w:sz w:val="24"/>
            <w:szCs w:val="24"/>
          </w:rPr>
          <w:t>(Murphy, 1973)</w:t>
        </w:r>
      </w:hyperlink>
      <w:r>
        <w:rPr>
          <w:rFonts w:ascii="Times New Roman" w:eastAsia="Times New Roman" w:hAnsi="Times New Roman" w:cs="Times New Roman"/>
          <w:sz w:val="24"/>
          <w:szCs w:val="24"/>
        </w:rPr>
        <w:t xml:space="preserve"> and </w:t>
      </w:r>
      <w:r>
        <w:rPr>
          <w:rFonts w:ascii="Times New Roman" w:eastAsia="Times New Roman" w:hAnsi="Times New Roman" w:cs="Times New Roman"/>
          <w:color w:val="2E2E2E"/>
          <w:sz w:val="24"/>
          <w:szCs w:val="24"/>
        </w:rPr>
        <w:t xml:space="preserve">Continuous Ranked Probability Score </w:t>
      </w:r>
      <w:hyperlink r:id="rId19">
        <w:r>
          <w:rPr>
            <w:rFonts w:ascii="Times New Roman" w:eastAsia="Times New Roman" w:hAnsi="Times New Roman" w:cs="Times New Roman"/>
            <w:color w:val="000000"/>
            <w:sz w:val="24"/>
            <w:szCs w:val="24"/>
          </w:rPr>
          <w:t>(Murphy, 1970)</w:t>
        </w:r>
      </w:hyperlink>
      <w:r>
        <w:rPr>
          <w:rFonts w:ascii="Times New Roman" w:eastAsia="Times New Roman" w:hAnsi="Times New Roman" w:cs="Times New Roman"/>
          <w:color w:val="2E2E2E"/>
          <w:sz w:val="24"/>
          <w:szCs w:val="24"/>
        </w:rPr>
        <w:t xml:space="preserve">. </w:t>
      </w:r>
      <w:r>
        <w:rPr>
          <w:rFonts w:ascii="Times New Roman" w:eastAsia="Times New Roman" w:hAnsi="Times New Roman" w:cs="Times New Roman"/>
          <w:sz w:val="24"/>
          <w:szCs w:val="24"/>
        </w:rPr>
        <w:t>Brier score is essentially the mean</w:t>
      </w:r>
      <w:r>
        <w:rPr>
          <w:rFonts w:ascii="Times New Roman" w:eastAsia="Times New Roman" w:hAnsi="Times New Roman" w:cs="Times New Roman"/>
          <w:color w:val="2E2E2E"/>
          <w:sz w:val="24"/>
          <w:szCs w:val="24"/>
        </w:rPr>
        <w:t xml:space="preserve"> squared </w:t>
      </w:r>
      <w:del w:id="257" w:author="Seiyon Lee" w:date="2021-11-22T13:36:00Z">
        <w:r w:rsidDel="00604C25">
          <w:rPr>
            <w:rFonts w:ascii="Times New Roman" w:eastAsia="Times New Roman" w:hAnsi="Times New Roman" w:cs="Times New Roman"/>
            <w:color w:val="2E2E2E"/>
            <w:sz w:val="24"/>
            <w:szCs w:val="24"/>
          </w:rPr>
          <w:delText xml:space="preserve"> </w:delText>
        </w:r>
      </w:del>
      <w:r>
        <w:rPr>
          <w:rFonts w:ascii="Times New Roman" w:eastAsia="Times New Roman" w:hAnsi="Times New Roman" w:cs="Times New Roman"/>
          <w:color w:val="2E2E2E"/>
          <w:sz w:val="24"/>
          <w:szCs w:val="24"/>
        </w:rPr>
        <w:t>error of the probability predictions, considering that the observati</w:t>
      </w:r>
      <w:r>
        <w:rPr>
          <w:rFonts w:ascii="Times New Roman" w:eastAsia="Times New Roman" w:hAnsi="Times New Roman" w:cs="Times New Roman"/>
          <w:color w:val="2E2E2E"/>
          <w:sz w:val="24"/>
          <w:szCs w:val="24"/>
        </w:rPr>
        <w:t xml:space="preserve">on is one if the event occurs, and that the </w:t>
      </w:r>
      <w:r>
        <w:rPr>
          <w:rFonts w:ascii="Times New Roman" w:eastAsia="Times New Roman" w:hAnsi="Times New Roman" w:cs="Times New Roman"/>
          <w:color w:val="2E2E2E"/>
          <w:sz w:val="24"/>
          <w:szCs w:val="24"/>
        </w:rPr>
        <w:lastRenderedPageBreak/>
        <w:t>observation is zero if the event does not occur. The Continuous Ranked Probability Score measures the integral square difference between the cumulative distribution functions of the observation and predictions, a</w:t>
      </w:r>
      <w:r>
        <w:rPr>
          <w:rFonts w:ascii="Times New Roman" w:eastAsia="Times New Roman" w:hAnsi="Times New Roman" w:cs="Times New Roman"/>
          <w:color w:val="2E2E2E"/>
          <w:sz w:val="24"/>
          <w:szCs w:val="24"/>
        </w:rPr>
        <w:t xml:space="preserve">veraged over all pairs of predictions and observations. </w:t>
      </w:r>
      <w:r>
        <w:rPr>
          <w:rFonts w:ascii="Times New Roman" w:eastAsia="Times New Roman" w:hAnsi="Times New Roman" w:cs="Times New Roman"/>
          <w:sz w:val="24"/>
          <w:szCs w:val="24"/>
        </w:rPr>
        <w:t>The selection of these decision-relevant metrics is motivated by the balance between model output goodness-of-fit, calibration approaches, and data availability.  The evaluation is focused on high flo</w:t>
      </w:r>
      <w:r>
        <w:rPr>
          <w:rFonts w:ascii="Times New Roman" w:eastAsia="Times New Roman" w:hAnsi="Times New Roman" w:cs="Times New Roman"/>
          <w:sz w:val="24"/>
          <w:szCs w:val="24"/>
        </w:rPr>
        <w:t xml:space="preserve">ws by choosing the river flow that exceeds NOAA’s Action Stage </w:t>
      </w:r>
      <w:hyperlink r:id="rId20">
        <w:r>
          <w:rPr>
            <w:rFonts w:ascii="Times New Roman" w:eastAsia="Times New Roman" w:hAnsi="Times New Roman" w:cs="Times New Roman"/>
            <w:sz w:val="24"/>
            <w:szCs w:val="24"/>
          </w:rPr>
          <w:t>(McEnery et al., 2005)</w:t>
        </w:r>
      </w:hyperlink>
      <w:r>
        <w:rPr>
          <w:rFonts w:ascii="Times New Roman" w:eastAsia="Times New Roman" w:hAnsi="Times New Roman" w:cs="Times New Roman"/>
          <w:sz w:val="24"/>
          <w:szCs w:val="24"/>
        </w:rPr>
        <w:t>. Action Stage refers to the stage which, when reached by a rising stream, represents the level where the National W</w:t>
      </w:r>
      <w:r>
        <w:rPr>
          <w:rFonts w:ascii="Times New Roman" w:eastAsia="Times New Roman" w:hAnsi="Times New Roman" w:cs="Times New Roman"/>
          <w:sz w:val="24"/>
          <w:szCs w:val="24"/>
        </w:rPr>
        <w:t xml:space="preserve">eather Service or a partner/user needs to take some type of mitigation action in preparation for possible significant hydrologic activity. </w:t>
      </w:r>
    </w:p>
    <w:p w14:paraId="4070D0B3" w14:textId="031BA87E"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Accounting</w:t>
      </w:r>
      <w:ins w:id="258" w:author="Seiyon Lee" w:date="2021-11-22T12:34:00Z">
        <w:r w:rsidR="00041E5F">
          <w:rPr>
            <w:rFonts w:ascii="Times New Roman" w:eastAsia="Times New Roman" w:hAnsi="Times New Roman" w:cs="Times New Roman"/>
            <w:sz w:val="24"/>
            <w:szCs w:val="24"/>
          </w:rPr>
          <w:t xml:space="preserve"> for </w:t>
        </w:r>
      </w:ins>
      <w:del w:id="259" w:author="Seiyon Lee" w:date="2021-11-22T12:34:00Z">
        <w:r w:rsidDel="00041E5F">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parametric uncertainty improves model performance metrics </w:t>
      </w:r>
      <w:del w:id="260" w:author="Seiyon Lee" w:date="2021-11-22T12:34:00Z">
        <w:r w:rsidDel="00041E5F">
          <w:rPr>
            <w:rFonts w:ascii="Times New Roman" w:eastAsia="Times New Roman" w:hAnsi="Times New Roman" w:cs="Times New Roman"/>
            <w:sz w:val="24"/>
            <w:szCs w:val="24"/>
          </w:rPr>
          <w:delText xml:space="preserve">during </w:delText>
        </w:r>
      </w:del>
      <w:ins w:id="261" w:author="Seiyon Lee" w:date="2021-11-22T12:34:00Z">
        <w:r w:rsidR="00041E5F">
          <w:rPr>
            <w:rFonts w:ascii="Times New Roman" w:eastAsia="Times New Roman" w:hAnsi="Times New Roman" w:cs="Times New Roman"/>
            <w:sz w:val="24"/>
            <w:szCs w:val="24"/>
          </w:rPr>
          <w:t xml:space="preserve">for the </w:t>
        </w:r>
        <w:r w:rsidR="00041E5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calibration</w:t>
      </w:r>
      <w:ins w:id="262" w:author="Seiyon Lee" w:date="2021-11-22T12:34:00Z">
        <w:r w:rsidR="00041E5F">
          <w:rPr>
            <w:rFonts w:ascii="Times New Roman" w:eastAsia="Times New Roman" w:hAnsi="Times New Roman" w:cs="Times New Roman"/>
            <w:sz w:val="24"/>
            <w:szCs w:val="24"/>
          </w:rPr>
          <w:t xml:space="preserve"> data</w:t>
        </w:r>
      </w:ins>
      <w:r>
        <w:rPr>
          <w:rFonts w:ascii="Times New Roman" w:eastAsia="Times New Roman" w:hAnsi="Times New Roman" w:cs="Times New Roman"/>
          <w:sz w:val="24"/>
          <w:szCs w:val="24"/>
        </w:rPr>
        <w:t xml:space="preserve"> and out-of-sample prediction</w:t>
      </w:r>
      <w:r>
        <w:rPr>
          <w:rFonts w:ascii="Times New Roman" w:eastAsia="Times New Roman" w:hAnsi="Times New Roman" w:cs="Times New Roman"/>
          <w:sz w:val="24"/>
          <w:szCs w:val="24"/>
        </w:rPr>
        <w:t>s (Figure 3). We compute the skill score with reference to uncalibrated model runs using default parameter estimates obtained from several previous studies (Anderson et al. 2006, Reed et al. 2004). In terms of the selected metrics, model predictions remain</w:t>
      </w:r>
      <w:r>
        <w:rPr>
          <w:rFonts w:ascii="Times New Roman" w:eastAsia="Times New Roman" w:hAnsi="Times New Roman" w:cs="Times New Roman"/>
          <w:sz w:val="24"/>
          <w:szCs w:val="24"/>
        </w:rPr>
        <w:t xml:space="preserve"> skillful for all the calibration approaches (Figure 3). However, precalibration outperforms the </w:t>
      </w:r>
      <w:ins w:id="263" w:author="Seiyon Lee" w:date="2021-11-22T12:35:00Z">
        <w:r w:rsidR="00041E5F">
          <w:rPr>
            <w:rFonts w:ascii="Times New Roman" w:eastAsia="Times New Roman" w:hAnsi="Times New Roman" w:cs="Times New Roman"/>
            <w:sz w:val="24"/>
            <w:szCs w:val="24"/>
          </w:rPr>
          <w:t xml:space="preserve">stepwise line search </w:t>
        </w:r>
        <w:r w:rsidR="00041E5F">
          <w:rPr>
            <w:rFonts w:ascii="Times New Roman" w:eastAsia="Times New Roman" w:hAnsi="Times New Roman" w:cs="Times New Roman"/>
            <w:sz w:val="24"/>
            <w:szCs w:val="24"/>
          </w:rPr>
          <w:t>(</w:t>
        </w:r>
      </w:ins>
      <w:r>
        <w:rPr>
          <w:rFonts w:ascii="Times New Roman" w:eastAsia="Times New Roman" w:hAnsi="Times New Roman" w:cs="Times New Roman"/>
          <w:sz w:val="24"/>
          <w:szCs w:val="24"/>
        </w:rPr>
        <w:t>best estimate predictions</w:t>
      </w:r>
      <w:ins w:id="264" w:author="Seiyon Lee" w:date="2021-11-22T12:35:00Z">
        <w:r w:rsidR="00041E5F">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FaMoS demonstrate a higher skill score than</w:t>
      </w:r>
      <w:ins w:id="265" w:author="Seiyon Lee" w:date="2021-11-22T12:35:00Z">
        <w:r w:rsidR="00041E5F">
          <w:rPr>
            <w:rFonts w:ascii="Times New Roman" w:eastAsia="Times New Roman" w:hAnsi="Times New Roman" w:cs="Times New Roman"/>
            <w:sz w:val="24"/>
            <w:szCs w:val="24"/>
          </w:rPr>
          <w:t xml:space="preserve"> the</w:t>
        </w:r>
      </w:ins>
      <w:r>
        <w:rPr>
          <w:rFonts w:ascii="Times New Roman" w:eastAsia="Times New Roman" w:hAnsi="Times New Roman" w:cs="Times New Roman"/>
          <w:sz w:val="24"/>
          <w:szCs w:val="24"/>
        </w:rPr>
        <w:t xml:space="preserve"> stepwise line search and precalibration during both calibration and out-of-sample evalua</w:t>
      </w:r>
      <w:r>
        <w:rPr>
          <w:rFonts w:ascii="Times New Roman" w:eastAsia="Times New Roman" w:hAnsi="Times New Roman" w:cs="Times New Roman"/>
          <w:sz w:val="24"/>
          <w:szCs w:val="24"/>
        </w:rPr>
        <w:t xml:space="preserve">tions. </w:t>
      </w:r>
    </w:p>
    <w:p w14:paraId="4303335A" w14:textId="37DDC7C6"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Accounting </w:t>
      </w:r>
      <w:ins w:id="266" w:author="Seiyon Lee" w:date="2021-11-22T12:36:00Z">
        <w:r w:rsidR="00041E5F">
          <w:rPr>
            <w:rFonts w:ascii="Times New Roman" w:eastAsia="Times New Roman" w:hAnsi="Times New Roman" w:cs="Times New Roman"/>
            <w:sz w:val="24"/>
            <w:szCs w:val="24"/>
          </w:rPr>
          <w:t xml:space="preserve">for </w:t>
        </w:r>
      </w:ins>
      <w:del w:id="267" w:author="Seiyon Lee" w:date="2021-11-22T12:36:00Z">
        <w:r w:rsidDel="00041E5F">
          <w:rPr>
            <w:rFonts w:ascii="Times New Roman" w:eastAsia="Times New Roman" w:hAnsi="Times New Roman" w:cs="Times New Roman"/>
            <w:sz w:val="24"/>
            <w:szCs w:val="24"/>
          </w:rPr>
          <w:delText xml:space="preserve">model </w:delText>
        </w:r>
      </w:del>
      <w:r>
        <w:rPr>
          <w:rFonts w:ascii="Times New Roman" w:eastAsia="Times New Roman" w:hAnsi="Times New Roman" w:cs="Times New Roman"/>
          <w:sz w:val="24"/>
          <w:szCs w:val="24"/>
        </w:rPr>
        <w:t xml:space="preserve">parametric uncertainty improves flood hazard estimates (Figure 4). The resulting predictive distribution of flood events demonstrates the impacts of model calibration. </w:t>
      </w:r>
      <w:del w:id="268" w:author="Seiyon Lee" w:date="2021-11-22T12:37:00Z">
        <w:r w:rsidDel="00041E5F">
          <w:rPr>
            <w:rFonts w:ascii="Times New Roman" w:eastAsia="Times New Roman" w:hAnsi="Times New Roman" w:cs="Times New Roman"/>
            <w:sz w:val="24"/>
            <w:szCs w:val="24"/>
          </w:rPr>
          <w:delText xml:space="preserve">Using just the best estimate of model parameters </w:delText>
        </w:r>
      </w:del>
      <w:ins w:id="269" w:author="Seiyon Lee" w:date="2021-11-22T12:37:00Z">
        <w:r w:rsidR="00041E5F">
          <w:rPr>
            <w:rFonts w:ascii="Times New Roman" w:eastAsia="Times New Roman" w:hAnsi="Times New Roman" w:cs="Times New Roman"/>
            <w:sz w:val="24"/>
            <w:szCs w:val="24"/>
          </w:rPr>
          <w:t xml:space="preserve">The stepwise line search approach </w:t>
        </w:r>
      </w:ins>
      <w:r>
        <w:rPr>
          <w:rFonts w:ascii="Times New Roman" w:eastAsia="Times New Roman" w:hAnsi="Times New Roman" w:cs="Times New Roman"/>
          <w:sz w:val="24"/>
          <w:szCs w:val="24"/>
        </w:rPr>
        <w:t>underestimates</w:t>
      </w:r>
      <w:r>
        <w:rPr>
          <w:rFonts w:ascii="Times New Roman" w:eastAsia="Times New Roman" w:hAnsi="Times New Roman" w:cs="Times New Roman"/>
          <w:sz w:val="24"/>
          <w:szCs w:val="24"/>
        </w:rPr>
        <w:t xml:space="preserve"> the flood peaks by as much as 35% (Figure 4b) during calibration and 40% during prediction (Figure 4e). Precalibration captures the specific flood events, but exhibits </w:t>
      </w:r>
      <w:del w:id="270" w:author="Seiyon Lee" w:date="2021-11-22T12:38:00Z">
        <w:r w:rsidDel="00041E5F">
          <w:rPr>
            <w:rFonts w:ascii="Times New Roman" w:eastAsia="Times New Roman" w:hAnsi="Times New Roman" w:cs="Times New Roman"/>
            <w:sz w:val="24"/>
            <w:szCs w:val="24"/>
          </w:rPr>
          <w:delText xml:space="preserve">considerable </w:delText>
        </w:r>
      </w:del>
      <w:ins w:id="271" w:author="Seiyon Lee" w:date="2021-11-22T12:38:00Z">
        <w:r w:rsidR="00041E5F">
          <w:rPr>
            <w:rFonts w:ascii="Times New Roman" w:eastAsia="Times New Roman" w:hAnsi="Times New Roman" w:cs="Times New Roman"/>
            <w:sz w:val="24"/>
            <w:szCs w:val="24"/>
          </w:rPr>
          <w:t>very high</w:t>
        </w:r>
        <w:r w:rsidR="00041E5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prediction uncertainty as evidenced by the</w:t>
      </w:r>
      <w:ins w:id="272" w:author="Seiyon Lee" w:date="2021-11-22T12:38:00Z">
        <w:r w:rsidR="00041E5F">
          <w:rPr>
            <w:rFonts w:ascii="Times New Roman" w:eastAsia="Times New Roman" w:hAnsi="Times New Roman" w:cs="Times New Roman"/>
            <w:sz w:val="24"/>
            <w:szCs w:val="24"/>
          </w:rPr>
          <w:t xml:space="preserve"> </w:t>
        </w:r>
      </w:ins>
      <w:del w:id="273" w:author="Seiyon Lee" w:date="2021-11-22T12:38:00Z">
        <w:r w:rsidDel="00041E5F">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wider </w:t>
      </w:r>
      <w:ins w:id="274" w:author="Seiyon Lee" w:date="2021-11-22T12:38:00Z">
        <w:r w:rsidR="00041E5F">
          <w:rPr>
            <w:rFonts w:ascii="Times New Roman" w:eastAsia="Times New Roman" w:hAnsi="Times New Roman" w:cs="Times New Roman"/>
            <w:sz w:val="24"/>
            <w:szCs w:val="24"/>
          </w:rPr>
          <w:t xml:space="preserve">prediction </w:t>
        </w:r>
      </w:ins>
      <w:r>
        <w:rPr>
          <w:rFonts w:ascii="Times New Roman" w:eastAsia="Times New Roman" w:hAnsi="Times New Roman" w:cs="Times New Roman"/>
          <w:sz w:val="24"/>
          <w:szCs w:val="24"/>
        </w:rPr>
        <w:t>interval</w:t>
      </w:r>
      <w:ins w:id="275" w:author="Seiyon Lee" w:date="2021-11-22T12:38:00Z">
        <w:r w:rsidR="00041E5F">
          <w:rPr>
            <w:rFonts w:ascii="Times New Roman" w:eastAsia="Times New Roman" w:hAnsi="Times New Roman" w:cs="Times New Roman"/>
            <w:sz w:val="24"/>
            <w:szCs w:val="24"/>
          </w:rPr>
          <w:t>s</w:t>
        </w:r>
      </w:ins>
      <w:del w:id="276" w:author="Seiyon Lee" w:date="2021-11-22T12:38:00Z">
        <w:r w:rsidDel="00041E5F">
          <w:rPr>
            <w:rFonts w:ascii="Times New Roman" w:eastAsia="Times New Roman" w:hAnsi="Times New Roman" w:cs="Times New Roman"/>
            <w:sz w:val="24"/>
            <w:szCs w:val="24"/>
          </w:rPr>
          <w:delText xml:space="preserve"> estimates</w:delText>
        </w:r>
      </w:del>
      <w:r>
        <w:rPr>
          <w:rFonts w:ascii="Times New Roman" w:eastAsia="Times New Roman" w:hAnsi="Times New Roman" w:cs="Times New Roman"/>
          <w:sz w:val="24"/>
          <w:szCs w:val="24"/>
        </w:rPr>
        <w:t>. Over</w:t>
      </w:r>
      <w:r>
        <w:rPr>
          <w:rFonts w:ascii="Times New Roman" w:eastAsia="Times New Roman" w:hAnsi="Times New Roman" w:cs="Times New Roman"/>
          <w:sz w:val="24"/>
          <w:szCs w:val="24"/>
        </w:rPr>
        <w:t xml:space="preserve">all, FaMoS </w:t>
      </w:r>
      <w:del w:id="277" w:author="Seiyon Lee" w:date="2021-11-22T12:39:00Z">
        <w:r w:rsidDel="00486180">
          <w:rPr>
            <w:rFonts w:ascii="Times New Roman" w:eastAsia="Times New Roman" w:hAnsi="Times New Roman" w:cs="Times New Roman"/>
            <w:sz w:val="24"/>
            <w:szCs w:val="24"/>
          </w:rPr>
          <w:delText xml:space="preserve"> </w:delText>
        </w:r>
        <w:r w:rsidDel="00486180">
          <w:rPr>
            <w:rFonts w:ascii="Times New Roman" w:eastAsia="Times New Roman" w:hAnsi="Times New Roman" w:cs="Times New Roman"/>
            <w:sz w:val="24"/>
            <w:szCs w:val="24"/>
          </w:rPr>
          <w:delText>reduce</w:delText>
        </w:r>
      </w:del>
      <w:ins w:id="278" w:author="Seiyon Lee" w:date="2021-11-22T12:39:00Z">
        <w:r w:rsidR="00486180">
          <w:rPr>
            <w:rFonts w:ascii="Times New Roman" w:eastAsia="Times New Roman" w:hAnsi="Times New Roman" w:cs="Times New Roman"/>
            <w:sz w:val="24"/>
            <w:szCs w:val="24"/>
          </w:rPr>
          <w:t xml:space="preserve">provides </w:t>
        </w:r>
      </w:ins>
      <w:del w:id="279" w:author="Seiyon Lee" w:date="2021-11-22T12:39:00Z">
        <w:r w:rsidDel="00486180">
          <w:rPr>
            <w:rFonts w:ascii="Times New Roman" w:eastAsia="Times New Roman" w:hAnsi="Times New Roman" w:cs="Times New Roman"/>
            <w:sz w:val="24"/>
            <w:szCs w:val="24"/>
          </w:rPr>
          <w:delText>s</w:delText>
        </w:r>
      </w:del>
      <w:del w:id="280" w:author="Seiyon Lee" w:date="2021-11-22T12:44:00Z">
        <w:r w:rsidDel="00486180">
          <w:rPr>
            <w:rFonts w:ascii="Times New Roman" w:eastAsia="Times New Roman" w:hAnsi="Times New Roman" w:cs="Times New Roman"/>
            <w:sz w:val="24"/>
            <w:szCs w:val="24"/>
          </w:rPr>
          <w:delText xml:space="preserve"> </w:delText>
        </w:r>
      </w:del>
      <w:del w:id="281" w:author="Seiyon Lee" w:date="2021-11-22T12:39:00Z">
        <w:r w:rsidDel="00486180">
          <w:rPr>
            <w:rFonts w:ascii="Times New Roman" w:eastAsia="Times New Roman" w:hAnsi="Times New Roman" w:cs="Times New Roman"/>
            <w:sz w:val="24"/>
            <w:szCs w:val="24"/>
          </w:rPr>
          <w:delText xml:space="preserve">the </w:delText>
        </w:r>
      </w:del>
      <w:del w:id="282" w:author="Seiyon Lee" w:date="2021-11-22T12:44:00Z">
        <w:r w:rsidDel="00486180">
          <w:rPr>
            <w:rFonts w:ascii="Times New Roman" w:eastAsia="Times New Roman" w:hAnsi="Times New Roman" w:cs="Times New Roman"/>
            <w:sz w:val="24"/>
            <w:szCs w:val="24"/>
          </w:rPr>
          <w:delText>predictive interval and</w:delText>
        </w:r>
      </w:del>
      <w:ins w:id="283" w:author="Seiyon Lee" w:date="2021-11-22T12:39:00Z">
        <w:r w:rsidR="00486180">
          <w:rPr>
            <w:rFonts w:ascii="Times New Roman" w:eastAsia="Times New Roman" w:hAnsi="Times New Roman" w:cs="Times New Roman"/>
            <w:sz w:val="24"/>
            <w:szCs w:val="24"/>
          </w:rPr>
          <w:t xml:space="preserve">accurate </w:t>
        </w:r>
      </w:ins>
      <w:del w:id="284" w:author="Seiyon Lee" w:date="2021-11-22T12:39:00Z">
        <w:r w:rsidDel="00486180">
          <w:rPr>
            <w:rFonts w:ascii="Times New Roman" w:eastAsia="Times New Roman" w:hAnsi="Times New Roman" w:cs="Times New Roman"/>
            <w:sz w:val="24"/>
            <w:szCs w:val="24"/>
          </w:rPr>
          <w:delText xml:space="preserve"> </w:delText>
        </w:r>
        <w:r w:rsidDel="00486180">
          <w:rPr>
            <w:rFonts w:ascii="Times New Roman" w:eastAsia="Times New Roman" w:hAnsi="Times New Roman" w:cs="Times New Roman"/>
            <w:sz w:val="24"/>
            <w:szCs w:val="24"/>
          </w:rPr>
          <w:delText xml:space="preserve">improves </w:delText>
        </w:r>
      </w:del>
      <w:r>
        <w:rPr>
          <w:rFonts w:ascii="Times New Roman" w:eastAsia="Times New Roman" w:hAnsi="Times New Roman" w:cs="Times New Roman"/>
          <w:sz w:val="24"/>
          <w:szCs w:val="24"/>
        </w:rPr>
        <w:t>hazard peak estimates</w:t>
      </w:r>
      <w:ins w:id="285" w:author="Seiyon Lee" w:date="2021-11-22T12:44:00Z">
        <w:r w:rsidR="00486180">
          <w:rPr>
            <w:rFonts w:ascii="Times New Roman" w:eastAsia="Times New Roman" w:hAnsi="Times New Roman" w:cs="Times New Roman"/>
            <w:sz w:val="24"/>
            <w:szCs w:val="24"/>
          </w:rPr>
          <w:t xml:space="preserve"> and </w:t>
        </w:r>
        <w:r w:rsidR="00486180">
          <w:rPr>
            <w:rFonts w:ascii="Times New Roman" w:eastAsia="Times New Roman" w:hAnsi="Times New Roman" w:cs="Times New Roman"/>
            <w:sz w:val="24"/>
            <w:szCs w:val="24"/>
          </w:rPr>
          <w:t>narrower predictive interval estimates and</w:t>
        </w:r>
      </w:ins>
      <w:r>
        <w:rPr>
          <w:rFonts w:ascii="Times New Roman" w:eastAsia="Times New Roman" w:hAnsi="Times New Roman" w:cs="Times New Roman"/>
          <w:sz w:val="24"/>
          <w:szCs w:val="24"/>
        </w:rPr>
        <w:t xml:space="preserve">. For example, </w:t>
      </w:r>
      <w:ins w:id="286" w:author="Seiyon Lee" w:date="2021-11-22T12:41:00Z">
        <w:r w:rsidR="00486180">
          <w:rPr>
            <w:rFonts w:ascii="Times New Roman" w:eastAsia="Times New Roman" w:hAnsi="Times New Roman" w:cs="Times New Roman"/>
            <w:sz w:val="24"/>
            <w:szCs w:val="24"/>
          </w:rPr>
          <w:t xml:space="preserve">consider </w:t>
        </w:r>
      </w:ins>
      <w:del w:id="287" w:author="Seiyon Lee" w:date="2021-11-22T12:41:00Z">
        <w:r w:rsidDel="00486180">
          <w:rPr>
            <w:rFonts w:ascii="Times New Roman" w:eastAsia="Times New Roman" w:hAnsi="Times New Roman" w:cs="Times New Roman"/>
            <w:sz w:val="24"/>
            <w:szCs w:val="24"/>
          </w:rPr>
          <w:delText xml:space="preserve">in the context of </w:delText>
        </w:r>
      </w:del>
      <w:r>
        <w:rPr>
          <w:rFonts w:ascii="Times New Roman" w:eastAsia="Times New Roman" w:hAnsi="Times New Roman" w:cs="Times New Roman"/>
          <w:sz w:val="24"/>
          <w:szCs w:val="24"/>
        </w:rPr>
        <w:t>Tropical Storm Lee with streamflow observation of 11292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w:t>
      </w:r>
      <w:ins w:id="288" w:author="Seiyon Lee" w:date="2021-11-22T12:41:00Z">
        <w:r w:rsidR="00486180">
          <w:rPr>
            <w:rFonts w:ascii="Times New Roman" w:eastAsia="Times New Roman" w:hAnsi="Times New Roman" w:cs="Times New Roman"/>
            <w:sz w:val="24"/>
            <w:szCs w:val="24"/>
          </w:rPr>
          <w:t xml:space="preserve">. Precalibration provides </w:t>
        </w:r>
      </w:ins>
      <w:del w:id="289" w:author="Seiyon Lee" w:date="2021-11-22T12:41:00Z">
        <w:r w:rsidDel="00486180">
          <w:rPr>
            <w:rFonts w:ascii="Times New Roman" w:eastAsia="Times New Roman" w:hAnsi="Times New Roman" w:cs="Times New Roman"/>
            <w:sz w:val="24"/>
            <w:szCs w:val="24"/>
          </w:rPr>
          <w:delText xml:space="preserve">, </w:delText>
        </w:r>
      </w:del>
      <w:del w:id="290" w:author="Seiyon Lee" w:date="2021-11-22T12:42:00Z">
        <w:r w:rsidDel="00486180">
          <w:rPr>
            <w:rFonts w:ascii="Times New Roman" w:eastAsia="Times New Roman" w:hAnsi="Times New Roman" w:cs="Times New Roman"/>
            <w:sz w:val="24"/>
            <w:szCs w:val="24"/>
          </w:rPr>
          <w:delText>the</w:delText>
        </w:r>
      </w:del>
      <w:ins w:id="291" w:author="Seiyon Lee" w:date="2021-11-22T12:42:00Z">
        <w:r w:rsidR="00486180">
          <w:rPr>
            <w:rFonts w:ascii="Times New Roman" w:eastAsia="Times New Roman" w:hAnsi="Times New Roman" w:cs="Times New Roman"/>
            <w:sz w:val="24"/>
            <w:szCs w:val="24"/>
          </w:rPr>
          <w:t>a</w:t>
        </w:r>
      </w:ins>
      <w:r>
        <w:rPr>
          <w:rFonts w:ascii="Times New Roman" w:eastAsia="Times New Roman" w:hAnsi="Times New Roman" w:cs="Times New Roman"/>
          <w:sz w:val="24"/>
          <w:szCs w:val="24"/>
        </w:rPr>
        <w:t xml:space="preserve"> </w:t>
      </w:r>
      <w:del w:id="292" w:author="Seiyon Lee" w:date="2021-11-22T12:42:00Z">
        <w:r w:rsidDel="00486180">
          <w:rPr>
            <w:rFonts w:ascii="Times New Roman" w:eastAsia="Times New Roman" w:hAnsi="Times New Roman" w:cs="Times New Roman"/>
            <w:sz w:val="24"/>
            <w:szCs w:val="24"/>
          </w:rPr>
          <w:delText xml:space="preserve">mean </w:delText>
        </w:r>
      </w:del>
      <w:r>
        <w:rPr>
          <w:rFonts w:ascii="Times New Roman" w:eastAsia="Times New Roman" w:hAnsi="Times New Roman" w:cs="Times New Roman"/>
          <w:sz w:val="24"/>
          <w:szCs w:val="24"/>
        </w:rPr>
        <w:t xml:space="preserve">flood peak prediction </w:t>
      </w:r>
      <w:ins w:id="293" w:author="Seiyon Lee" w:date="2021-11-22T12:41:00Z">
        <w:r w:rsidR="00486180">
          <w:rPr>
            <w:rFonts w:ascii="Times New Roman" w:eastAsia="Times New Roman" w:hAnsi="Times New Roman" w:cs="Times New Roman"/>
            <w:sz w:val="24"/>
            <w:szCs w:val="24"/>
          </w:rPr>
          <w:t xml:space="preserve">of </w:t>
        </w:r>
      </w:ins>
      <w:del w:id="294" w:author="Seiyon Lee" w:date="2021-11-22T12:41:00Z">
        <w:r w:rsidDel="00486180">
          <w:rPr>
            <w:rFonts w:ascii="Times New Roman" w:eastAsia="Times New Roman" w:hAnsi="Times New Roman" w:cs="Times New Roman"/>
            <w:sz w:val="24"/>
            <w:szCs w:val="24"/>
          </w:rPr>
          <w:delText xml:space="preserve">using precalibration is </w:delText>
        </w:r>
      </w:del>
      <w:r>
        <w:rPr>
          <w:rFonts w:ascii="Times New Roman" w:eastAsia="Times New Roman" w:hAnsi="Times New Roman" w:cs="Times New Roman"/>
          <w:sz w:val="24"/>
          <w:szCs w:val="24"/>
        </w:rPr>
        <w:t>10539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w:t>
      </w:r>
      <w:del w:id="295" w:author="Seiyon Lee" w:date="2021-11-22T12:42:00Z">
        <w:r w:rsidDel="00486180">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and </w:t>
      </w:r>
      <w:ins w:id="296" w:author="Seiyon Lee" w:date="2021-11-22T12:42:00Z">
        <w:r w:rsidR="00486180">
          <w:rPr>
            <w:rFonts w:ascii="Times New Roman" w:eastAsia="Times New Roman" w:hAnsi="Times New Roman" w:cs="Times New Roman"/>
            <w:sz w:val="24"/>
            <w:szCs w:val="24"/>
          </w:rPr>
          <w:t>prediction interval (</w:t>
        </w:r>
      </w:ins>
      <w:del w:id="297" w:author="Seiyon Lee" w:date="2021-11-22T12:42:00Z">
        <w:r w:rsidDel="00486180">
          <w:rPr>
            <w:rFonts w:ascii="Times New Roman" w:eastAsia="Times New Roman" w:hAnsi="Times New Roman" w:cs="Times New Roman"/>
            <w:sz w:val="24"/>
            <w:szCs w:val="24"/>
          </w:rPr>
          <w:delText>widths o</w:delText>
        </w:r>
        <w:r w:rsidDel="00486180">
          <w:rPr>
            <w:rFonts w:ascii="Times New Roman" w:eastAsia="Times New Roman" w:hAnsi="Times New Roman" w:cs="Times New Roman"/>
            <w:sz w:val="24"/>
            <w:szCs w:val="24"/>
          </w:rPr>
          <w:delText>f the 5%-</w:delText>
        </w:r>
      </w:del>
      <w:r>
        <w:rPr>
          <w:rFonts w:ascii="Times New Roman" w:eastAsia="Times New Roman" w:hAnsi="Times New Roman" w:cs="Times New Roman"/>
          <w:sz w:val="24"/>
          <w:szCs w:val="24"/>
        </w:rPr>
        <w:t>95% credible interval</w:t>
      </w:r>
      <w:ins w:id="298" w:author="Seiyon Lee" w:date="2021-11-22T12:42:00Z">
        <w:r w:rsidR="00486180">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range from 6359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/sec to 14222 </w:t>
      </w:r>
      <w:ins w:id="299" w:author="Seiyon Lee" w:date="2021-11-22T12:44:00Z">
        <w:r w:rsidR="00486180">
          <w:rPr>
            <w:rFonts w:ascii="Times New Roman" w:eastAsia="Times New Roman" w:hAnsi="Times New Roman" w:cs="Times New Roman"/>
            <w:sz w:val="24"/>
            <w:szCs w:val="24"/>
          </w:rPr>
          <w:t>m</w:t>
        </w:r>
        <w:r w:rsidR="00486180">
          <w:rPr>
            <w:rFonts w:ascii="Times New Roman" w:eastAsia="Times New Roman" w:hAnsi="Times New Roman" w:cs="Times New Roman"/>
            <w:sz w:val="24"/>
            <w:szCs w:val="24"/>
            <w:vertAlign w:val="superscript"/>
          </w:rPr>
          <w:t>3</w:t>
        </w:r>
        <w:r w:rsidR="00486180">
          <w:rPr>
            <w:rFonts w:ascii="Times New Roman" w:eastAsia="Times New Roman" w:hAnsi="Times New Roman" w:cs="Times New Roman"/>
            <w:sz w:val="24"/>
            <w:szCs w:val="24"/>
          </w:rPr>
          <w:t xml:space="preserve">/sec </w:t>
        </w:r>
      </w:ins>
      <w:del w:id="300" w:author="Seiyon Lee" w:date="2021-11-22T12:44:00Z">
        <w:r w:rsidDel="00486180">
          <w:rPr>
            <w:rFonts w:ascii="Times New Roman" w:eastAsia="Times New Roman" w:hAnsi="Times New Roman" w:cs="Times New Roman"/>
            <w:sz w:val="24"/>
            <w:szCs w:val="24"/>
          </w:rPr>
          <w:delText>m</w:delText>
        </w:r>
        <w:r w:rsidDel="00486180">
          <w:rPr>
            <w:rFonts w:ascii="Times New Roman" w:eastAsia="Times New Roman" w:hAnsi="Times New Roman" w:cs="Times New Roman"/>
            <w:sz w:val="24"/>
            <w:szCs w:val="24"/>
            <w:vertAlign w:val="superscript"/>
          </w:rPr>
          <w:delText>3</w:delText>
        </w:r>
        <w:r w:rsidDel="00486180">
          <w:rPr>
            <w:rFonts w:ascii="Times New Roman" w:eastAsia="Times New Roman" w:hAnsi="Times New Roman" w:cs="Times New Roman"/>
            <w:sz w:val="24"/>
            <w:szCs w:val="24"/>
          </w:rPr>
          <w:delText>/sec</w:delText>
        </w:r>
      </w:del>
      <w:ins w:id="301" w:author="Seiyon Lee" w:date="2021-11-22T12:43:00Z">
        <w:r w:rsidR="00486180">
          <w:rPr>
            <w:rFonts w:ascii="Times New Roman" w:eastAsia="Times New Roman" w:hAnsi="Times New Roman" w:cs="Times New Roman"/>
            <w:sz w:val="24"/>
            <w:szCs w:val="24"/>
          </w:rPr>
          <w:t>(width=</w:t>
        </w:r>
      </w:ins>
      <w:ins w:id="302" w:author="Seiyon Lee" w:date="2021-11-22T12:44:00Z">
        <w:r w:rsidR="00486180" w:rsidRPr="00486180">
          <w:rPr>
            <w:rFonts w:ascii="Times New Roman" w:eastAsia="Times New Roman" w:hAnsi="Times New Roman" w:cs="Times New Roman"/>
            <w:sz w:val="24"/>
            <w:szCs w:val="24"/>
          </w:rPr>
          <w:t>7863</w:t>
        </w:r>
        <w:r w:rsidR="00486180">
          <w:rPr>
            <w:rFonts w:ascii="Times New Roman" w:eastAsia="Times New Roman" w:hAnsi="Times New Roman" w:cs="Times New Roman"/>
            <w:sz w:val="24"/>
            <w:szCs w:val="24"/>
          </w:rPr>
          <w:t xml:space="preserve"> </w:t>
        </w:r>
        <w:r w:rsidR="00486180">
          <w:rPr>
            <w:rFonts w:ascii="Times New Roman" w:eastAsia="Times New Roman" w:hAnsi="Times New Roman" w:cs="Times New Roman"/>
            <w:sz w:val="24"/>
            <w:szCs w:val="24"/>
          </w:rPr>
          <w:t>m</w:t>
        </w:r>
        <w:r w:rsidR="00486180">
          <w:rPr>
            <w:rFonts w:ascii="Times New Roman" w:eastAsia="Times New Roman" w:hAnsi="Times New Roman" w:cs="Times New Roman"/>
            <w:sz w:val="24"/>
            <w:szCs w:val="24"/>
            <w:vertAlign w:val="superscript"/>
          </w:rPr>
          <w:t>3</w:t>
        </w:r>
        <w:r w:rsidR="00486180">
          <w:rPr>
            <w:rFonts w:ascii="Times New Roman" w:eastAsia="Times New Roman" w:hAnsi="Times New Roman" w:cs="Times New Roman"/>
            <w:sz w:val="24"/>
            <w:szCs w:val="24"/>
          </w:rPr>
          <w:t>/sec</w:t>
        </w:r>
      </w:ins>
      <w:ins w:id="303" w:author="Seiyon Lee" w:date="2021-11-22T12:43:00Z">
        <w:r w:rsidR="00486180">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del w:id="304" w:author="Seiyon Lee" w:date="2021-11-22T12:41:00Z">
        <w:r w:rsidDel="00486180">
          <w:rPr>
            <w:rFonts w:ascii="Times New Roman" w:eastAsia="Times New Roman" w:hAnsi="Times New Roman" w:cs="Times New Roman"/>
            <w:sz w:val="24"/>
            <w:szCs w:val="24"/>
          </w:rPr>
          <w:delText xml:space="preserve">FaMoS reduces this underestimation bias. </w:delText>
        </w:r>
      </w:del>
      <w:del w:id="305" w:author="Seiyon Lee" w:date="2021-11-22T12:43:00Z">
        <w:r w:rsidDel="00486180">
          <w:rPr>
            <w:rFonts w:ascii="Times New Roman" w:eastAsia="Times New Roman" w:hAnsi="Times New Roman" w:cs="Times New Roman"/>
            <w:sz w:val="24"/>
            <w:szCs w:val="24"/>
          </w:rPr>
          <w:delText xml:space="preserve">The corresponding mean prediction using </w:delText>
        </w:r>
      </w:del>
      <w:r>
        <w:rPr>
          <w:rFonts w:ascii="Times New Roman" w:eastAsia="Times New Roman" w:hAnsi="Times New Roman" w:cs="Times New Roman"/>
          <w:sz w:val="24"/>
          <w:szCs w:val="24"/>
        </w:rPr>
        <w:t xml:space="preserve">FaMoS </w:t>
      </w:r>
      <w:ins w:id="306" w:author="Seiyon Lee" w:date="2021-11-22T12:43:00Z">
        <w:r w:rsidR="00486180">
          <w:rPr>
            <w:rFonts w:ascii="Times New Roman" w:eastAsia="Times New Roman" w:hAnsi="Times New Roman" w:cs="Times New Roman"/>
            <w:sz w:val="24"/>
            <w:szCs w:val="24"/>
          </w:rPr>
          <w:t xml:space="preserve">has a corresponding flood peak prediction of </w:t>
        </w:r>
      </w:ins>
      <w:del w:id="307" w:author="Seiyon Lee" w:date="2021-11-22T12:43:00Z">
        <w:r w:rsidDel="00486180">
          <w:rPr>
            <w:rFonts w:ascii="Times New Roman" w:eastAsia="Times New Roman" w:hAnsi="Times New Roman" w:cs="Times New Roman"/>
            <w:sz w:val="24"/>
            <w:szCs w:val="24"/>
          </w:rPr>
          <w:delText xml:space="preserve">is </w:delText>
        </w:r>
      </w:del>
      <w:r>
        <w:rPr>
          <w:rFonts w:ascii="Times New Roman" w:eastAsia="Times New Roman" w:hAnsi="Times New Roman" w:cs="Times New Roman"/>
          <w:sz w:val="24"/>
          <w:szCs w:val="24"/>
        </w:rPr>
        <w:t>11467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 with a credible interval ranging from 9925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 to 13121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w:t>
      </w:r>
      <w:ins w:id="308" w:author="Seiyon Lee" w:date="2021-11-22T12:44:00Z">
        <w:r w:rsidR="00486180">
          <w:rPr>
            <w:rFonts w:ascii="Times New Roman" w:eastAsia="Times New Roman" w:hAnsi="Times New Roman" w:cs="Times New Roman"/>
            <w:sz w:val="24"/>
            <w:szCs w:val="24"/>
          </w:rPr>
          <w:t xml:space="preserve"> (width=</w:t>
        </w:r>
        <w:r w:rsidR="00486180" w:rsidRPr="00486180">
          <w:rPr>
            <w:rFonts w:ascii="Times New Roman" w:eastAsia="Times New Roman" w:hAnsi="Times New Roman" w:cs="Times New Roman"/>
            <w:sz w:val="24"/>
            <w:szCs w:val="24"/>
          </w:rPr>
          <w:t>3196</w:t>
        </w:r>
        <w:r w:rsidR="00486180">
          <w:rPr>
            <w:rFonts w:ascii="Times New Roman" w:eastAsia="Times New Roman" w:hAnsi="Times New Roman" w:cs="Times New Roman"/>
            <w:sz w:val="24"/>
            <w:szCs w:val="24"/>
          </w:rPr>
          <w:t xml:space="preserve"> </w:t>
        </w:r>
        <w:r w:rsidR="00486180">
          <w:rPr>
            <w:rFonts w:ascii="Times New Roman" w:eastAsia="Times New Roman" w:hAnsi="Times New Roman" w:cs="Times New Roman"/>
            <w:sz w:val="24"/>
            <w:szCs w:val="24"/>
          </w:rPr>
          <w:t>m</w:t>
        </w:r>
        <w:r w:rsidR="00486180">
          <w:rPr>
            <w:rFonts w:ascii="Times New Roman" w:eastAsia="Times New Roman" w:hAnsi="Times New Roman" w:cs="Times New Roman"/>
            <w:sz w:val="24"/>
            <w:szCs w:val="24"/>
            <w:vertAlign w:val="superscript"/>
          </w:rPr>
          <w:t>3</w:t>
        </w:r>
        <w:r w:rsidR="00486180">
          <w:rPr>
            <w:rFonts w:ascii="Times New Roman" w:eastAsia="Times New Roman" w:hAnsi="Times New Roman" w:cs="Times New Roman"/>
            <w:sz w:val="24"/>
            <w:szCs w:val="24"/>
          </w:rPr>
          <w:t>/sec).</w:t>
        </w:r>
      </w:ins>
      <w:r>
        <w:rPr>
          <w:rFonts w:ascii="Times New Roman" w:eastAsia="Times New Roman" w:hAnsi="Times New Roman" w:cs="Times New Roman"/>
          <w:sz w:val="24"/>
          <w:szCs w:val="24"/>
        </w:rPr>
        <w:t>.</w:t>
      </w:r>
    </w:p>
    <w:p w14:paraId="6CD5D2BE" w14:textId="09BCB9AF" w:rsidR="00644C69" w:rsidRDefault="00635DE6" w:rsidP="00604C2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del w:id="309" w:author="Seiyon Lee" w:date="2021-11-22T12:50:00Z">
        <w:r w:rsidDel="00755F28">
          <w:rPr>
            <w:rFonts w:ascii="Times New Roman" w:eastAsia="Times New Roman" w:hAnsi="Times New Roman" w:cs="Times New Roman"/>
            <w:sz w:val="24"/>
            <w:szCs w:val="24"/>
          </w:rPr>
          <w:delText xml:space="preserve">examine </w:delText>
        </w:r>
      </w:del>
      <w:ins w:id="310" w:author="Seiyon Lee" w:date="2021-11-22T12:51:00Z">
        <w:r w:rsidR="00A83FE7">
          <w:rPr>
            <w:rFonts w:ascii="Times New Roman" w:eastAsia="Times New Roman" w:hAnsi="Times New Roman" w:cs="Times New Roman"/>
            <w:sz w:val="24"/>
            <w:szCs w:val="24"/>
          </w:rPr>
          <w:t xml:space="preserve">assess </w:t>
        </w:r>
      </w:ins>
      <w:ins w:id="311" w:author="Seiyon Lee" w:date="2021-11-22T12:52:00Z">
        <w:r w:rsidR="00A83FE7">
          <w:rPr>
            <w:rFonts w:ascii="Times New Roman" w:eastAsia="Times New Roman" w:hAnsi="Times New Roman" w:cs="Times New Roman"/>
            <w:sz w:val="24"/>
            <w:szCs w:val="24"/>
          </w:rPr>
          <w:t xml:space="preserve">each calibration approach’s classification ability or </w:t>
        </w:r>
      </w:ins>
      <w:ins w:id="312" w:author="Seiyon Lee" w:date="2021-11-22T12:51:00Z">
        <w:r w:rsidR="00A83FE7">
          <w:rPr>
            <w:rFonts w:ascii="Times New Roman" w:eastAsia="Times New Roman" w:hAnsi="Times New Roman" w:cs="Times New Roman"/>
            <w:sz w:val="24"/>
            <w:szCs w:val="24"/>
          </w:rPr>
          <w:t xml:space="preserve">how </w:t>
        </w:r>
      </w:ins>
      <w:ins w:id="313" w:author="Seiyon Lee" w:date="2021-11-22T12:52:00Z">
        <w:r w:rsidR="00A83FE7">
          <w:rPr>
            <w:rFonts w:ascii="Times New Roman" w:eastAsia="Times New Roman" w:hAnsi="Times New Roman" w:cs="Times New Roman"/>
            <w:sz w:val="24"/>
            <w:szCs w:val="24"/>
          </w:rPr>
          <w:t xml:space="preserve">well </w:t>
        </w:r>
      </w:ins>
      <w:del w:id="314" w:author="Seiyon Lee" w:date="2021-11-22T12:50:00Z">
        <w:r w:rsidDel="00755F28">
          <w:rPr>
            <w:rFonts w:ascii="Times New Roman" w:eastAsia="Times New Roman" w:hAnsi="Times New Roman" w:cs="Times New Roman"/>
            <w:sz w:val="24"/>
            <w:szCs w:val="24"/>
          </w:rPr>
          <w:delText>t</w:delText>
        </w:r>
      </w:del>
      <w:del w:id="315" w:author="Seiyon Lee" w:date="2021-11-22T12:51:00Z">
        <w:r w:rsidDel="00A83FE7">
          <w:rPr>
            <w:rFonts w:ascii="Times New Roman" w:eastAsia="Times New Roman" w:hAnsi="Times New Roman" w:cs="Times New Roman"/>
            <w:sz w:val="24"/>
            <w:szCs w:val="24"/>
          </w:rPr>
          <w:delText xml:space="preserve">he </w:delText>
        </w:r>
        <w:r w:rsidDel="00A83FE7">
          <w:rPr>
            <w:rFonts w:ascii="Times New Roman" w:eastAsia="Times New Roman" w:hAnsi="Times New Roman" w:cs="Times New Roman"/>
            <w:sz w:val="24"/>
            <w:szCs w:val="24"/>
          </w:rPr>
          <w:delText>ability of calibrated streamflow prediction</w:delText>
        </w:r>
      </w:del>
      <w:ins w:id="316" w:author="Seiyon Lee" w:date="2021-11-22T12:52:00Z">
        <w:r w:rsidR="00A83FE7">
          <w:rPr>
            <w:rFonts w:ascii="Times New Roman" w:eastAsia="Times New Roman" w:hAnsi="Times New Roman" w:cs="Times New Roman"/>
            <w:sz w:val="24"/>
            <w:szCs w:val="24"/>
          </w:rPr>
          <w:t xml:space="preserve">each </w:t>
        </w:r>
      </w:ins>
      <w:ins w:id="317" w:author="Seiyon Lee" w:date="2021-11-22T12:51:00Z">
        <w:r w:rsidR="00A83FE7">
          <w:rPr>
            <w:rFonts w:ascii="Times New Roman" w:eastAsia="Times New Roman" w:hAnsi="Times New Roman" w:cs="Times New Roman"/>
            <w:sz w:val="24"/>
            <w:szCs w:val="24"/>
          </w:rPr>
          <w:t xml:space="preserve">method </w:t>
        </w:r>
      </w:ins>
      <w:del w:id="318" w:author="Seiyon Lee" w:date="2021-11-22T12:51:00Z">
        <w:r w:rsidDel="00A83FE7">
          <w:rPr>
            <w:rFonts w:ascii="Times New Roman" w:eastAsia="Times New Roman" w:hAnsi="Times New Roman" w:cs="Times New Roman"/>
            <w:sz w:val="24"/>
            <w:szCs w:val="24"/>
          </w:rPr>
          <w:delText xml:space="preserve">s to </w:delText>
        </w:r>
      </w:del>
      <w:r>
        <w:rPr>
          <w:rFonts w:ascii="Times New Roman" w:eastAsia="Times New Roman" w:hAnsi="Times New Roman" w:cs="Times New Roman"/>
          <w:sz w:val="24"/>
          <w:szCs w:val="24"/>
        </w:rPr>
        <w:t>discriminate</w:t>
      </w:r>
      <w:ins w:id="319" w:author="Seiyon Lee" w:date="2021-11-22T12:51:00Z">
        <w:r w:rsidR="00A83FE7">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between occurrences (water level crossing the action stage) versus non-occurrences (regular water level) of an event (Figure 5). In the context of flood risk management, decision makers must choo</w:t>
      </w:r>
      <w:r>
        <w:rPr>
          <w:rFonts w:ascii="Times New Roman" w:eastAsia="Times New Roman" w:hAnsi="Times New Roman" w:cs="Times New Roman"/>
          <w:sz w:val="24"/>
          <w:szCs w:val="24"/>
        </w:rPr>
        <w:t>se between two alternatives on the basis of a probability prediction for an event, with one of the decisions being preferred if the event does not occur, and the other being preferred if the event does occur. Thus, it is critical to have a prediction syste</w:t>
      </w:r>
      <w:r>
        <w:rPr>
          <w:rFonts w:ascii="Times New Roman" w:eastAsia="Times New Roman" w:hAnsi="Times New Roman" w:cs="Times New Roman"/>
          <w:sz w:val="24"/>
          <w:szCs w:val="24"/>
        </w:rPr>
        <w:t xml:space="preserve">m that correctly predicts the occurrence of an event (probability of detection) while avoiding too many incorrect predictions when it does not occur (probability of false detection). </w:t>
      </w:r>
      <w:ins w:id="320" w:author="Seiyon Lee" w:date="2021-11-22T13:34:00Z">
        <w:r w:rsidR="00604C25">
          <w:rPr>
            <w:rFonts w:ascii="Times New Roman" w:eastAsia="Times New Roman" w:hAnsi="Times New Roman" w:cs="Times New Roman"/>
            <w:sz w:val="24"/>
            <w:szCs w:val="24"/>
          </w:rPr>
          <w:t>We examine the</w:t>
        </w:r>
        <w:r w:rsidR="00604C25">
          <w:rPr>
            <w:rFonts w:ascii="Times New Roman" w:eastAsia="Times New Roman" w:hAnsi="Times New Roman" w:cs="Times New Roman"/>
            <w:sz w:val="24"/>
            <w:szCs w:val="24"/>
          </w:rPr>
          <w:t xml:space="preserve"> </w:t>
        </w:r>
      </w:ins>
      <w:ins w:id="321" w:author="Seiyon Lee" w:date="2021-11-22T13:35:00Z">
        <w:r w:rsidR="00604C25">
          <w:rPr>
            <w:rFonts w:ascii="Times New Roman" w:eastAsia="Times New Roman" w:hAnsi="Times New Roman" w:cs="Times New Roman"/>
            <w:sz w:val="24"/>
            <w:szCs w:val="24"/>
          </w:rPr>
          <w:t>r</w:t>
        </w:r>
      </w:ins>
      <w:ins w:id="322" w:author="Seiyon Lee" w:date="2021-11-22T13:34:00Z">
        <w:r w:rsidR="00604C25">
          <w:rPr>
            <w:rFonts w:ascii="Times New Roman" w:eastAsia="Times New Roman" w:hAnsi="Times New Roman" w:cs="Times New Roman"/>
            <w:sz w:val="24"/>
            <w:szCs w:val="24"/>
          </w:rPr>
          <w:t>elative operating characteric (ROC)</w:t>
        </w:r>
      </w:ins>
      <w:ins w:id="323" w:author="Seiyon Lee" w:date="2021-11-22T13:35:00Z">
        <w:r w:rsidR="00604C25">
          <w:rPr>
            <w:rFonts w:ascii="Times New Roman" w:eastAsia="Times New Roman" w:hAnsi="Times New Roman" w:cs="Times New Roman"/>
            <w:sz w:val="24"/>
            <w:szCs w:val="24"/>
          </w:rPr>
          <w:t xml:space="preserve"> </w:t>
        </w:r>
      </w:ins>
      <w:ins w:id="324" w:author="Seiyon Lee" w:date="2021-11-22T13:34:00Z">
        <w:r w:rsidR="00604C25">
          <w:rPr>
            <w:rFonts w:ascii="Times New Roman" w:eastAsia="Times New Roman" w:hAnsi="Times New Roman" w:cs="Times New Roman"/>
            <w:sz w:val="24"/>
            <w:szCs w:val="24"/>
          </w:rPr>
          <w:t>score based on the area underneath the ROC curve</w:t>
        </w:r>
      </w:ins>
      <w:ins w:id="325" w:author="Seiyon Lee" w:date="2021-11-22T13:35:00Z">
        <w:r w:rsidR="00604C25">
          <w:rPr>
            <w:rFonts w:ascii="Times New Roman" w:eastAsia="Times New Roman" w:hAnsi="Times New Roman" w:cs="Times New Roman"/>
            <w:sz w:val="24"/>
            <w:szCs w:val="24"/>
          </w:rPr>
          <w:t>. The ROC score</w:t>
        </w:r>
      </w:ins>
      <w:del w:id="326" w:author="Seiyon Lee" w:date="2021-11-22T13:35:00Z">
        <w:r w:rsidDel="00604C25">
          <w:rPr>
            <w:rFonts w:ascii="Times New Roman" w:eastAsia="Times New Roman" w:hAnsi="Times New Roman" w:cs="Times New Roman"/>
            <w:sz w:val="24"/>
            <w:szCs w:val="24"/>
          </w:rPr>
          <w:delText>We</w:delText>
        </w:r>
      </w:del>
      <w:r>
        <w:rPr>
          <w:rFonts w:ascii="Times New Roman" w:eastAsia="Times New Roman" w:hAnsi="Times New Roman" w:cs="Times New Roman"/>
          <w:sz w:val="24"/>
          <w:szCs w:val="24"/>
        </w:rPr>
        <w:t xml:space="preserve"> assess</w:t>
      </w:r>
      <w:ins w:id="327" w:author="Seiyon Lee" w:date="2021-11-22T13:35:00Z">
        <w:r w:rsidR="00604C25">
          <w:rPr>
            <w:rFonts w:ascii="Times New Roman" w:eastAsia="Times New Roman" w:hAnsi="Times New Roman" w:cs="Times New Roman"/>
            <w:sz w:val="24"/>
            <w:szCs w:val="24"/>
          </w:rPr>
          <w:t>es</w:t>
        </w:r>
      </w:ins>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highlight w:val="white"/>
        </w:rPr>
        <w:t xml:space="preserve">quality of probability predictions by relating </w:t>
      </w:r>
      <w:ins w:id="328" w:author="Seiyon Lee" w:date="2021-11-22T12:52:00Z">
        <w:r w:rsidR="00A83FE7">
          <w:rPr>
            <w:rFonts w:ascii="Times New Roman" w:eastAsia="Times New Roman" w:hAnsi="Times New Roman" w:cs="Times New Roman"/>
            <w:sz w:val="24"/>
            <w:szCs w:val="24"/>
            <w:highlight w:val="white"/>
          </w:rPr>
          <w:t xml:space="preserve">the </w:t>
        </w:r>
      </w:ins>
      <w:r>
        <w:rPr>
          <w:rFonts w:ascii="Times New Roman" w:eastAsia="Times New Roman" w:hAnsi="Times New Roman" w:cs="Times New Roman"/>
          <w:sz w:val="24"/>
          <w:szCs w:val="24"/>
          <w:highlight w:val="white"/>
        </w:rPr>
        <w:t xml:space="preserve">probability </w:t>
      </w:r>
      <w:r>
        <w:rPr>
          <w:rFonts w:ascii="Times New Roman" w:eastAsia="Times New Roman" w:hAnsi="Times New Roman" w:cs="Times New Roman"/>
          <w:sz w:val="24"/>
          <w:szCs w:val="24"/>
          <w:highlight w:val="white"/>
        </w:rPr>
        <w:t xml:space="preserve">of detection (true alarm) to the corresponding probability of false detection (false-alarm rate), as a decision threshold is varied across the full range of a continuous prediction quantity </w:t>
      </w:r>
      <w:hyperlink r:id="rId21">
        <w:r>
          <w:rPr>
            <w:rFonts w:ascii="Times New Roman" w:eastAsia="Times New Roman" w:hAnsi="Times New Roman" w:cs="Times New Roman"/>
            <w:color w:val="000000"/>
            <w:sz w:val="24"/>
            <w:szCs w:val="24"/>
            <w:highlight w:val="white"/>
          </w:rPr>
          <w:t>(Mason &amp; Gr</w:t>
        </w:r>
        <w:r>
          <w:rPr>
            <w:rFonts w:ascii="Times New Roman" w:eastAsia="Times New Roman" w:hAnsi="Times New Roman" w:cs="Times New Roman"/>
            <w:color w:val="000000"/>
            <w:sz w:val="24"/>
            <w:szCs w:val="24"/>
            <w:highlight w:val="white"/>
          </w:rPr>
          <w:t>aham, 2002)</w:t>
        </w:r>
      </w:hyperlink>
      <w:r>
        <w:rPr>
          <w:rFonts w:ascii="Times New Roman" w:eastAsia="Times New Roman" w:hAnsi="Times New Roman" w:cs="Times New Roman"/>
          <w:sz w:val="24"/>
          <w:szCs w:val="24"/>
          <w:highlight w:val="white"/>
        </w:rPr>
        <w:t xml:space="preserve"> (Figure 5). </w:t>
      </w:r>
      <w:r>
        <w:rPr>
          <w:rFonts w:ascii="Times New Roman" w:eastAsia="Times New Roman" w:hAnsi="Times New Roman" w:cs="Times New Roman"/>
          <w:sz w:val="24"/>
          <w:szCs w:val="24"/>
          <w:highlight w:val="white"/>
        </w:rPr>
        <w:lastRenderedPageBreak/>
        <w:t xml:space="preserve">Streamflow predictions obtained using the FaMoS parameter distribution </w:t>
      </w:r>
      <w:r>
        <w:rPr>
          <w:rFonts w:ascii="Times New Roman" w:eastAsia="Times New Roman" w:hAnsi="Times New Roman" w:cs="Times New Roman"/>
          <w:sz w:val="24"/>
          <w:szCs w:val="24"/>
        </w:rPr>
        <w:t>exhibit</w:t>
      </w:r>
      <w:r>
        <w:rPr>
          <w:rFonts w:ascii="Times New Roman" w:eastAsia="Times New Roman" w:hAnsi="Times New Roman" w:cs="Times New Roman"/>
          <w:sz w:val="24"/>
          <w:szCs w:val="24"/>
        </w:rPr>
        <w:t xml:space="preserve"> better discriminatory ability than </w:t>
      </w:r>
      <w:ins w:id="329" w:author="Seiyon Lee" w:date="2021-11-22T12:53:00Z">
        <w:r w:rsidR="00A83FE7">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stepwise line search and precalibration. Stepwise line search shows a relatively poor ability to discriminate between different events. </w:t>
      </w:r>
      <w:commentRangeStart w:id="330"/>
      <w:r>
        <w:rPr>
          <w:rFonts w:ascii="Times New Roman" w:eastAsia="Times New Roman" w:hAnsi="Times New Roman" w:cs="Times New Roman"/>
          <w:sz w:val="24"/>
          <w:szCs w:val="24"/>
        </w:rPr>
        <w:t xml:space="preserve">This can lead to bad decisions and outcomes related to flood risk management. </w:t>
      </w:r>
      <w:commentRangeEnd w:id="330"/>
      <w:r w:rsidR="00C63A25">
        <w:rPr>
          <w:rStyle w:val="CommentReference"/>
        </w:rPr>
        <w:commentReference w:id="330"/>
      </w:r>
    </w:p>
    <w:p w14:paraId="6202B510" w14:textId="4EDB483E"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egle</w:t>
      </w:r>
      <w:r>
        <w:rPr>
          <w:rFonts w:ascii="Times New Roman" w:eastAsia="Times New Roman" w:hAnsi="Times New Roman" w:cs="Times New Roman"/>
          <w:sz w:val="24"/>
          <w:szCs w:val="24"/>
        </w:rPr>
        <w:t xml:space="preserve">cting parametric uncertainty </w:t>
      </w:r>
      <w:ins w:id="331" w:author="Seiyon Lee" w:date="2021-11-22T13:01:00Z">
        <w:r w:rsidR="00C63A25">
          <w:rPr>
            <w:rFonts w:ascii="Times New Roman" w:eastAsia="Times New Roman" w:hAnsi="Times New Roman" w:cs="Times New Roman"/>
            <w:sz w:val="24"/>
            <w:szCs w:val="24"/>
          </w:rPr>
          <w:t xml:space="preserve">also </w:t>
        </w:r>
      </w:ins>
      <w:r>
        <w:rPr>
          <w:rFonts w:ascii="Times New Roman" w:eastAsia="Times New Roman" w:hAnsi="Times New Roman" w:cs="Times New Roman"/>
          <w:sz w:val="24"/>
          <w:szCs w:val="24"/>
        </w:rPr>
        <w:t xml:space="preserve">underestimates </w:t>
      </w:r>
      <w:ins w:id="332" w:author="Seiyon Lee" w:date="2021-11-22T13:01:00Z">
        <w:r w:rsidR="00EC0C71">
          <w:rPr>
            <w:rFonts w:ascii="Times New Roman" w:eastAsia="Times New Roman" w:hAnsi="Times New Roman" w:cs="Times New Roman"/>
            <w:sz w:val="24"/>
            <w:szCs w:val="24"/>
          </w:rPr>
          <w:t xml:space="preserve">potential </w:t>
        </w:r>
      </w:ins>
      <w:r>
        <w:rPr>
          <w:rFonts w:ascii="Times New Roman" w:eastAsia="Times New Roman" w:hAnsi="Times New Roman" w:cs="Times New Roman"/>
          <w:sz w:val="24"/>
          <w:szCs w:val="24"/>
        </w:rPr>
        <w:t>flood damage</w:t>
      </w:r>
      <w:ins w:id="333" w:author="Seiyon Lee" w:date="2021-11-22T13:01:00Z">
        <w:r w:rsidR="00EC0C71">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(Figure 6). </w:t>
      </w:r>
      <w:ins w:id="334" w:author="Seiyon Lee" w:date="2021-11-22T13:01:00Z">
        <w:r w:rsidR="00EC0C71">
          <w:rPr>
            <w:rFonts w:ascii="Times New Roman" w:eastAsia="Times New Roman" w:hAnsi="Times New Roman" w:cs="Times New Roman"/>
            <w:sz w:val="24"/>
            <w:szCs w:val="24"/>
          </w:rPr>
          <w:t>T</w:t>
        </w:r>
        <w:r w:rsidR="00EC0C71">
          <w:rPr>
            <w:rFonts w:ascii="Times New Roman" w:eastAsia="Times New Roman" w:hAnsi="Times New Roman" w:cs="Times New Roman"/>
            <w:sz w:val="24"/>
            <w:szCs w:val="24"/>
          </w:rPr>
          <w:t>o quantify damage from flood hazards</w:t>
        </w:r>
        <w:r w:rsidR="00EC0C71">
          <w:rPr>
            <w:rFonts w:ascii="Times New Roman" w:eastAsia="Times New Roman" w:hAnsi="Times New Roman" w:cs="Times New Roman"/>
            <w:sz w:val="24"/>
            <w:szCs w:val="24"/>
          </w:rPr>
          <w:t>, w</w:t>
        </w:r>
      </w:ins>
      <w:del w:id="335" w:author="Seiyon Lee" w:date="2021-11-22T13:01:00Z">
        <w:r w:rsidDel="00EC0C71">
          <w:rPr>
            <w:rFonts w:ascii="Times New Roman" w:eastAsia="Times New Roman" w:hAnsi="Times New Roman" w:cs="Times New Roman"/>
            <w:sz w:val="24"/>
            <w:szCs w:val="24"/>
          </w:rPr>
          <w:delText>W</w:delText>
        </w:r>
      </w:del>
      <w:r>
        <w:rPr>
          <w:rFonts w:ascii="Times New Roman" w:eastAsia="Times New Roman" w:hAnsi="Times New Roman" w:cs="Times New Roman"/>
          <w:sz w:val="24"/>
          <w:szCs w:val="24"/>
        </w:rPr>
        <w:t>e consider 2,000 hypothetical houses</w:t>
      </w:r>
      <w:del w:id="336" w:author="Seiyon Lee" w:date="2021-11-22T13:01:00Z">
        <w:r w:rsidDel="00EC0C71">
          <w:rPr>
            <w:rFonts w:ascii="Times New Roman" w:eastAsia="Times New Roman" w:hAnsi="Times New Roman" w:cs="Times New Roman"/>
            <w:sz w:val="24"/>
            <w:szCs w:val="24"/>
          </w:rPr>
          <w:delText xml:space="preserve"> to quantify damage from flood hazards</w:delText>
        </w:r>
      </w:del>
      <w:r>
        <w:rPr>
          <w:rFonts w:ascii="Times New Roman" w:eastAsia="Times New Roman" w:hAnsi="Times New Roman" w:cs="Times New Roman"/>
          <w:sz w:val="24"/>
          <w:szCs w:val="24"/>
        </w:rPr>
        <w:t xml:space="preserve">. We assess damage for a certain depth of water in a house by using a Bathtub terrain flood model and </w:t>
      </w:r>
      <w:ins w:id="337" w:author="Seiyon Lee" w:date="2021-11-22T13:02:00Z">
        <w:r w:rsidR="00EC0C71">
          <w:rPr>
            <w:rFonts w:ascii="Times New Roman" w:eastAsia="Times New Roman" w:hAnsi="Times New Roman" w:cs="Times New Roman"/>
            <w:sz w:val="24"/>
            <w:szCs w:val="24"/>
          </w:rPr>
          <w:t xml:space="preserve">a </w:t>
        </w:r>
      </w:ins>
      <w:r>
        <w:rPr>
          <w:rFonts w:ascii="Times New Roman" w:eastAsia="Times New Roman" w:hAnsi="Times New Roman" w:cs="Times New Roman"/>
          <w:sz w:val="24"/>
          <w:szCs w:val="24"/>
        </w:rPr>
        <w:t>vulnerabil</w:t>
      </w:r>
      <w:r>
        <w:rPr>
          <w:rFonts w:ascii="Times New Roman" w:eastAsia="Times New Roman" w:hAnsi="Times New Roman" w:cs="Times New Roman"/>
          <w:sz w:val="24"/>
          <w:szCs w:val="24"/>
        </w:rPr>
        <w:t xml:space="preserve">ity model. </w:t>
      </w:r>
      <w:commentRangeStart w:id="338"/>
      <w:r>
        <w:rPr>
          <w:rFonts w:ascii="Times New Roman" w:eastAsia="Times New Roman" w:hAnsi="Times New Roman" w:cs="Times New Roman"/>
          <w:sz w:val="24"/>
          <w:szCs w:val="24"/>
        </w:rPr>
        <w:t xml:space="preserve">The main idea behind the Bathtub model is, an area which lies under a certain height, gets flooded like a bathtub. </w:t>
      </w:r>
      <w:commentRangeEnd w:id="338"/>
      <w:r w:rsidR="00EC0C71">
        <w:rPr>
          <w:rStyle w:val="CommentReference"/>
        </w:rPr>
        <w:commentReference w:id="338"/>
      </w:r>
      <w:r>
        <w:rPr>
          <w:rFonts w:ascii="Times New Roman" w:eastAsia="Times New Roman" w:hAnsi="Times New Roman" w:cs="Times New Roman"/>
          <w:sz w:val="24"/>
          <w:szCs w:val="24"/>
          <w:highlight w:val="white"/>
        </w:rPr>
        <w:t>The Bathtub model relies on a digital elevation model to provide flood depth in a house for a particular corresponding water level</w:t>
      </w:r>
      <w:r>
        <w:rPr>
          <w:rFonts w:ascii="Times New Roman" w:eastAsia="Times New Roman" w:hAnsi="Times New Roman" w:cs="Times New Roman"/>
          <w:sz w:val="24"/>
          <w:szCs w:val="24"/>
          <w:highlight w:val="white"/>
        </w:rPr>
        <w:t xml:space="preserve"> in the river. </w:t>
      </w:r>
      <w:r>
        <w:rPr>
          <w:rFonts w:ascii="Times New Roman" w:eastAsia="Times New Roman" w:hAnsi="Times New Roman" w:cs="Times New Roman"/>
          <w:sz w:val="24"/>
          <w:szCs w:val="24"/>
        </w:rPr>
        <w:t>A common source of vulnerability model (depth-damage function) in damage assessment studies in the U.S. is Hazard U.S. (HAZUS) provided by the Federal Emergency Management Agency (FEMA). We find that</w:t>
      </w:r>
      <w:ins w:id="339" w:author="Seiyon Lee" w:date="2021-11-22T13:05:00Z">
        <w:r w:rsidR="00EC0C71">
          <w:rPr>
            <w:rFonts w:ascii="Times New Roman" w:eastAsia="Times New Roman" w:hAnsi="Times New Roman" w:cs="Times New Roman"/>
            <w:sz w:val="24"/>
            <w:szCs w:val="24"/>
          </w:rPr>
          <w:t xml:space="preserve"> the</w:t>
        </w:r>
      </w:ins>
      <w:r>
        <w:rPr>
          <w:rFonts w:ascii="Times New Roman" w:eastAsia="Times New Roman" w:hAnsi="Times New Roman" w:cs="Times New Roman"/>
          <w:sz w:val="24"/>
          <w:szCs w:val="24"/>
        </w:rPr>
        <w:t xml:space="preserve"> stepwise line search tends to underestima</w:t>
      </w:r>
      <w:r>
        <w:rPr>
          <w:rFonts w:ascii="Times New Roman" w:eastAsia="Times New Roman" w:hAnsi="Times New Roman" w:cs="Times New Roman"/>
          <w:sz w:val="24"/>
          <w:szCs w:val="24"/>
        </w:rPr>
        <w:t xml:space="preserve">te </w:t>
      </w:r>
      <w:del w:id="340" w:author="Seiyon Lee" w:date="2021-11-22T13:05:00Z">
        <w:r w:rsidDel="00EC0C71">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 xml:space="preserve">flood damage. </w:t>
      </w:r>
      <w:del w:id="341" w:author="Seiyon Lee" w:date="2021-11-22T13:03:00Z">
        <w:r w:rsidDel="00EC0C71">
          <w:rPr>
            <w:rFonts w:ascii="Times New Roman" w:eastAsia="Times New Roman" w:hAnsi="Times New Roman" w:cs="Times New Roman"/>
            <w:sz w:val="24"/>
            <w:szCs w:val="24"/>
          </w:rPr>
          <w:delText xml:space="preserve">This </w:delText>
        </w:r>
      </w:del>
      <w:ins w:id="342" w:author="Seiyon Lee" w:date="2021-11-22T13:03:00Z">
        <w:r w:rsidR="00EC0C71">
          <w:rPr>
            <w:rFonts w:ascii="Times New Roman" w:eastAsia="Times New Roman" w:hAnsi="Times New Roman" w:cs="Times New Roman"/>
            <w:sz w:val="24"/>
            <w:szCs w:val="24"/>
          </w:rPr>
          <w:t>The</w:t>
        </w:r>
        <w:r w:rsidR="00EC0C71">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underestimation bias increases </w:t>
      </w:r>
      <w:del w:id="343" w:author="Seiyon Lee" w:date="2021-11-22T13:05:00Z">
        <w:r w:rsidDel="00EC0C71">
          <w:rPr>
            <w:rFonts w:ascii="Times New Roman" w:eastAsia="Times New Roman" w:hAnsi="Times New Roman" w:cs="Times New Roman"/>
            <w:sz w:val="24"/>
            <w:szCs w:val="24"/>
          </w:rPr>
          <w:delText>w</w:delText>
        </w:r>
      </w:del>
      <w:ins w:id="344" w:author="Seiyon Lee" w:date="2021-11-22T13:05:00Z">
        <w:r w:rsidR="00EC0C71">
          <w:rPr>
            <w:rFonts w:ascii="Times New Roman" w:eastAsia="Times New Roman" w:hAnsi="Times New Roman" w:cs="Times New Roman"/>
            <w:sz w:val="24"/>
            <w:szCs w:val="24"/>
          </w:rPr>
          <w:t xml:space="preserve"> as </w:t>
        </w:r>
      </w:ins>
      <w:del w:id="345" w:author="Seiyon Lee" w:date="2021-11-22T13:05:00Z">
        <w:r w:rsidDel="00EC0C71">
          <w:rPr>
            <w:rFonts w:ascii="Times New Roman" w:eastAsia="Times New Roman" w:hAnsi="Times New Roman" w:cs="Times New Roman"/>
            <w:sz w:val="24"/>
            <w:szCs w:val="24"/>
          </w:rPr>
          <w:delText xml:space="preserve">ith </w:delText>
        </w:r>
        <w:r w:rsidDel="00EC0C71">
          <w:rPr>
            <w:rFonts w:ascii="Times New Roman" w:eastAsia="Times New Roman" w:hAnsi="Times New Roman" w:cs="Times New Roman"/>
            <w:sz w:val="24"/>
            <w:szCs w:val="24"/>
          </w:rPr>
          <w:delText xml:space="preserve">the increase in </w:delText>
        </w:r>
      </w:del>
      <w:r>
        <w:rPr>
          <w:rFonts w:ascii="Times New Roman" w:eastAsia="Times New Roman" w:hAnsi="Times New Roman" w:cs="Times New Roman"/>
          <w:sz w:val="24"/>
          <w:szCs w:val="24"/>
        </w:rPr>
        <w:t>flood magnitude</w:t>
      </w:r>
      <w:ins w:id="346" w:author="Seiyon Lee" w:date="2021-11-22T13:06:00Z">
        <w:r w:rsidR="00EC0C71">
          <w:rPr>
            <w:rFonts w:ascii="Times New Roman" w:eastAsia="Times New Roman" w:hAnsi="Times New Roman" w:cs="Times New Roman"/>
            <w:sz w:val="24"/>
            <w:szCs w:val="24"/>
          </w:rPr>
          <w:t xml:space="preserve"> increases</w:t>
        </w:r>
      </w:ins>
      <w:r>
        <w:rPr>
          <w:rFonts w:ascii="Times New Roman" w:eastAsia="Times New Roman" w:hAnsi="Times New Roman" w:cs="Times New Roman"/>
          <w:sz w:val="24"/>
          <w:szCs w:val="24"/>
        </w:rPr>
        <w:t xml:space="preserve">. Accounting parametric uncertainty improves the damage estimates </w:t>
      </w:r>
      <w:del w:id="347" w:author="Seiyon Lee" w:date="2021-11-22T13:06:00Z">
        <w:r w:rsidDel="00BA200A">
          <w:rPr>
            <w:rFonts w:ascii="Times New Roman" w:eastAsia="Times New Roman" w:hAnsi="Times New Roman" w:cs="Times New Roman"/>
            <w:sz w:val="24"/>
            <w:szCs w:val="24"/>
          </w:rPr>
          <w:delText xml:space="preserve">during </w:delText>
        </w:r>
      </w:del>
      <w:ins w:id="348" w:author="Seiyon Lee" w:date="2021-11-22T13:06:00Z">
        <w:r w:rsidR="00BA200A">
          <w:rPr>
            <w:rFonts w:ascii="Times New Roman" w:eastAsia="Times New Roman" w:hAnsi="Times New Roman" w:cs="Times New Roman"/>
            <w:sz w:val="24"/>
            <w:szCs w:val="24"/>
          </w:rPr>
          <w:t>for the</w:t>
        </w:r>
        <w:r w:rsidR="00BA200A">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calibration</w:t>
      </w:r>
      <w:ins w:id="349" w:author="Seiyon Lee" w:date="2021-11-22T13:06:00Z">
        <w:r w:rsidR="00BA200A">
          <w:rPr>
            <w:rFonts w:ascii="Times New Roman" w:eastAsia="Times New Roman" w:hAnsi="Times New Roman" w:cs="Times New Roman"/>
            <w:sz w:val="24"/>
            <w:szCs w:val="24"/>
          </w:rPr>
          <w:t xml:space="preserve"> data</w:t>
        </w:r>
      </w:ins>
      <w:r>
        <w:rPr>
          <w:rFonts w:ascii="Times New Roman" w:eastAsia="Times New Roman" w:hAnsi="Times New Roman" w:cs="Times New Roman"/>
          <w:sz w:val="24"/>
          <w:szCs w:val="24"/>
        </w:rPr>
        <w:t xml:space="preserve"> and out-of-sample predictions. The </w:t>
      </w:r>
      <w:del w:id="350" w:author="Seiyon Lee" w:date="2021-11-22T13:08:00Z">
        <w:r w:rsidDel="00BA200A">
          <w:rPr>
            <w:rFonts w:ascii="Times New Roman" w:eastAsia="Times New Roman" w:hAnsi="Times New Roman" w:cs="Times New Roman"/>
            <w:sz w:val="24"/>
            <w:szCs w:val="24"/>
          </w:rPr>
          <w:delText xml:space="preserve">mean </w:delText>
        </w:r>
      </w:del>
      <w:r>
        <w:rPr>
          <w:rFonts w:ascii="Times New Roman" w:eastAsia="Times New Roman" w:hAnsi="Times New Roman" w:cs="Times New Roman"/>
          <w:sz w:val="24"/>
          <w:szCs w:val="24"/>
        </w:rPr>
        <w:t xml:space="preserve">damage </w:t>
      </w:r>
      <w:ins w:id="351" w:author="Seiyon Lee" w:date="2021-11-22T13:08:00Z">
        <w:r w:rsidR="00BA200A">
          <w:rPr>
            <w:rFonts w:ascii="Times New Roman" w:eastAsia="Times New Roman" w:hAnsi="Times New Roman" w:cs="Times New Roman"/>
            <w:sz w:val="24"/>
            <w:szCs w:val="24"/>
          </w:rPr>
          <w:t xml:space="preserve">interval </w:t>
        </w:r>
      </w:ins>
      <w:r>
        <w:rPr>
          <w:rFonts w:ascii="Times New Roman" w:eastAsia="Times New Roman" w:hAnsi="Times New Roman" w:cs="Times New Roman"/>
          <w:sz w:val="24"/>
          <w:szCs w:val="24"/>
        </w:rPr>
        <w:t xml:space="preserve">estimates obtained using FaMoS </w:t>
      </w:r>
      <w:del w:id="352" w:author="Seiyon Lee" w:date="2021-11-22T13:03:00Z">
        <w:r w:rsidDel="00EC0C71">
          <w:rPr>
            <w:rFonts w:ascii="Times New Roman" w:eastAsia="Times New Roman" w:hAnsi="Times New Roman" w:cs="Times New Roman"/>
            <w:sz w:val="24"/>
            <w:szCs w:val="24"/>
          </w:rPr>
          <w:delText xml:space="preserve">parameter distribution </w:delText>
        </w:r>
      </w:del>
      <w:r>
        <w:rPr>
          <w:rFonts w:ascii="Times New Roman" w:eastAsia="Times New Roman" w:hAnsi="Times New Roman" w:cs="Times New Roman"/>
          <w:sz w:val="24"/>
          <w:szCs w:val="24"/>
        </w:rPr>
        <w:t xml:space="preserve">generally capture the observed damage for different flood events. As </w:t>
      </w:r>
      <w:del w:id="353" w:author="Seiyon Lee" w:date="2021-11-22T13:30:00Z">
        <w:r w:rsidDel="003E7AAD">
          <w:rPr>
            <w:rFonts w:ascii="Times New Roman" w:eastAsia="Times New Roman" w:hAnsi="Times New Roman" w:cs="Times New Roman"/>
            <w:sz w:val="24"/>
            <w:szCs w:val="24"/>
          </w:rPr>
          <w:delText xml:space="preserve">perhaps </w:delText>
        </w:r>
      </w:del>
      <w:r>
        <w:rPr>
          <w:rFonts w:ascii="Times New Roman" w:eastAsia="Times New Roman" w:hAnsi="Times New Roman" w:cs="Times New Roman"/>
          <w:sz w:val="24"/>
          <w:szCs w:val="24"/>
        </w:rPr>
        <w:t xml:space="preserve">expected, at the upper tails of the damage, the predictive uncertainty tends to be higher </w:t>
      </w:r>
      <w:del w:id="354" w:author="Seiyon Lee" w:date="2021-11-22T13:06:00Z">
        <w:r w:rsidDel="00BA200A">
          <w:rPr>
            <w:rFonts w:ascii="Times New Roman" w:eastAsia="Times New Roman" w:hAnsi="Times New Roman" w:cs="Times New Roman"/>
            <w:sz w:val="24"/>
            <w:szCs w:val="24"/>
          </w:rPr>
          <w:delText xml:space="preserve">during </w:delText>
        </w:r>
      </w:del>
      <w:ins w:id="355" w:author="Seiyon Lee" w:date="2021-11-22T13:06:00Z">
        <w:r w:rsidR="00BA200A">
          <w:rPr>
            <w:rFonts w:ascii="Times New Roman" w:eastAsia="Times New Roman" w:hAnsi="Times New Roman" w:cs="Times New Roman"/>
            <w:sz w:val="24"/>
            <w:szCs w:val="24"/>
          </w:rPr>
          <w:t>for the</w:t>
        </w:r>
        <w:r w:rsidR="00BA200A">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out-of-sample prediction as compared to the calibration. </w:t>
      </w:r>
    </w:p>
    <w:p w14:paraId="1CE91256" w14:textId="77777777" w:rsidR="00644C69" w:rsidRDefault="00644C69">
      <w:pPr>
        <w:jc w:val="both"/>
        <w:rPr>
          <w:rFonts w:ascii="Times New Roman" w:eastAsia="Times New Roman" w:hAnsi="Times New Roman" w:cs="Times New Roman"/>
          <w:sz w:val="24"/>
          <w:szCs w:val="24"/>
        </w:rPr>
      </w:pPr>
    </w:p>
    <w:p w14:paraId="347139D2" w14:textId="77777777" w:rsidR="00644C69" w:rsidRDefault="00635D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Conclusions</w:t>
      </w:r>
    </w:p>
    <w:p w14:paraId="76C3F930" w14:textId="77777777" w:rsidR="00644C69" w:rsidRDefault="00635DE6">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ab/>
        <w:t>We present a Bayesian data-model fusion framework for i) calibrating a distributed hydrologic model, and ii) demonstrating practical implications of neglecting key uncertainties on hazard and risk estimates. We calibrate a distributed hyd</w:t>
      </w:r>
      <w:r>
        <w:rPr>
          <w:rFonts w:ascii="Times New Roman" w:eastAsia="Times New Roman" w:hAnsi="Times New Roman" w:cs="Times New Roman"/>
          <w:sz w:val="24"/>
          <w:szCs w:val="24"/>
          <w:highlight w:val="white"/>
        </w:rPr>
        <w:t>rologic model using three different approaches: stepwise line search, precalibration, and FaMoS. Our analysis indicates that traditional approaches of model calibration using the best fit parameter set underestimate flood hazards. Precalibration improves f</w:t>
      </w:r>
      <w:r>
        <w:rPr>
          <w:rFonts w:ascii="Times New Roman" w:eastAsia="Times New Roman" w:hAnsi="Times New Roman" w:cs="Times New Roman"/>
          <w:sz w:val="24"/>
          <w:szCs w:val="24"/>
          <w:highlight w:val="white"/>
        </w:rPr>
        <w:t>lood hazards estimates over the best fit estimates, but provides a wider predictive interval. Overall, FaMoS provide improved predictive skill than stepwise line search and precalibration. Our results demonstrate that neglecting model parametric uncertaint</w:t>
      </w:r>
      <w:r>
        <w:rPr>
          <w:rFonts w:ascii="Times New Roman" w:eastAsia="Times New Roman" w:hAnsi="Times New Roman" w:cs="Times New Roman"/>
          <w:sz w:val="24"/>
          <w:szCs w:val="24"/>
          <w:highlight w:val="white"/>
        </w:rPr>
        <w:t>y can substantially underestimate flood hazards and risk estimates.</w:t>
      </w:r>
    </w:p>
    <w:p w14:paraId="573BA6B7" w14:textId="77777777" w:rsidR="00644C69" w:rsidRDefault="00635DE6">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caution that our analysis focuses on high flows. Future work might consider calibrating other flow thresholds, including low flows and moderate flows. Due to a large number of low and m</w:t>
      </w:r>
      <w:r>
        <w:rPr>
          <w:rFonts w:ascii="Times New Roman" w:eastAsia="Times New Roman" w:hAnsi="Times New Roman" w:cs="Times New Roman"/>
          <w:sz w:val="24"/>
          <w:szCs w:val="24"/>
          <w:highlight w:val="white"/>
        </w:rPr>
        <w:t>oderate flow observations, dimension-reduction techniques like principal components (Highdon et al., 2008; Chang et al. 2014) or eigenfunctions (Mak et al. 2020) may be appropriate. There are, of course, other deep uncertainties aﬀecting ﬂood hazards and r</w:t>
      </w:r>
      <w:r>
        <w:rPr>
          <w:rFonts w:ascii="Times New Roman" w:eastAsia="Times New Roman" w:hAnsi="Times New Roman" w:cs="Times New Roman"/>
          <w:sz w:val="24"/>
          <w:szCs w:val="24"/>
          <w:highlight w:val="white"/>
        </w:rPr>
        <w:t>isks that could be taken into account in future work. These include model structural uncertainty as well as different spatial resolutions and land surface characteristics. Increasing the spatio-temporal resolutions may drastically raise the hydrologic mode</w:t>
      </w:r>
      <w:r>
        <w:rPr>
          <w:rFonts w:ascii="Times New Roman" w:eastAsia="Times New Roman" w:hAnsi="Times New Roman" w:cs="Times New Roman"/>
          <w:sz w:val="24"/>
          <w:szCs w:val="24"/>
          <w:highlight w:val="white"/>
        </w:rPr>
        <w:t>l’s complexity as well as the associated single model run times. To reduce the number of sequential hydrologic model evaluations, we can embed parallel Markov Chain Monte Carlo approaches such as Multiple-Try Metropolis (Liu et al., 2000) or “emcee” sample</w:t>
      </w:r>
      <w:r>
        <w:rPr>
          <w:rFonts w:ascii="Times New Roman" w:eastAsia="Times New Roman" w:hAnsi="Times New Roman" w:cs="Times New Roman"/>
          <w:sz w:val="24"/>
          <w:szCs w:val="24"/>
          <w:highlight w:val="white"/>
        </w:rPr>
        <w:t xml:space="preserve">rs (Goodman and Weare, 2010) or genetic algorithms (Park et al., 2009) into the FaMoS calibration </w:t>
      </w:r>
      <w:r>
        <w:rPr>
          <w:rFonts w:ascii="Times New Roman" w:eastAsia="Times New Roman" w:hAnsi="Times New Roman" w:cs="Times New Roman"/>
          <w:sz w:val="24"/>
          <w:szCs w:val="24"/>
          <w:highlight w:val="white"/>
        </w:rPr>
        <w:lastRenderedPageBreak/>
        <w:t>framework. We note that our damage estimates are based on a simple Bathtub terrain model. Future work could use process-informed models to characterize the im</w:t>
      </w:r>
      <w:r>
        <w:rPr>
          <w:rFonts w:ascii="Times New Roman" w:eastAsia="Times New Roman" w:hAnsi="Times New Roman" w:cs="Times New Roman"/>
          <w:sz w:val="24"/>
          <w:szCs w:val="24"/>
          <w:highlight w:val="white"/>
        </w:rPr>
        <w:t xml:space="preserve">pacts of hydrodynamic processes in damage estimates. In addition, future work could sample the uncertainty surrounding the flood vulnerability of the building. </w:t>
      </w:r>
    </w:p>
    <w:p w14:paraId="2677931F" w14:textId="77777777" w:rsidR="00644C69" w:rsidRDefault="00644C69">
      <w:pPr>
        <w:jc w:val="both"/>
        <w:rPr>
          <w:rFonts w:ascii="Times New Roman" w:eastAsia="Times New Roman" w:hAnsi="Times New Roman" w:cs="Times New Roman"/>
          <w:sz w:val="24"/>
          <w:szCs w:val="24"/>
          <w:highlight w:val="white"/>
        </w:rPr>
      </w:pPr>
    </w:p>
    <w:p w14:paraId="5453E187" w14:textId="77777777" w:rsidR="00644C69" w:rsidRDefault="00635DE6">
      <w:pPr>
        <w:spacing w:line="240" w:lineRule="auto"/>
        <w:jc w:val="both"/>
        <w:rPr>
          <w:rFonts w:ascii="Calibri" w:eastAsia="Calibri" w:hAnsi="Calibri" w:cs="Calibri"/>
          <w:b/>
          <w:sz w:val="26"/>
          <w:szCs w:val="26"/>
        </w:rPr>
      </w:pPr>
      <w:r>
        <w:rPr>
          <w:rFonts w:ascii="Calibri" w:eastAsia="Calibri" w:hAnsi="Calibri" w:cs="Calibri"/>
          <w:b/>
          <w:sz w:val="26"/>
          <w:szCs w:val="26"/>
        </w:rPr>
        <w:t>5. Methods and Materials</w:t>
      </w:r>
    </w:p>
    <w:p w14:paraId="30FFED02" w14:textId="77777777" w:rsidR="00644C69" w:rsidRDefault="00644C69">
      <w:pPr>
        <w:spacing w:line="240" w:lineRule="auto"/>
        <w:jc w:val="both"/>
        <w:rPr>
          <w:rFonts w:ascii="Calibri" w:eastAsia="Calibri" w:hAnsi="Calibri" w:cs="Calibri"/>
          <w:sz w:val="24"/>
          <w:szCs w:val="24"/>
        </w:rPr>
      </w:pPr>
    </w:p>
    <w:p w14:paraId="65342DF5" w14:textId="77777777" w:rsidR="00644C69" w:rsidRDefault="00635DE6">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Hydrometeorological observations</w:t>
      </w:r>
    </w:p>
    <w:p w14:paraId="1DD3EDBE" w14:textId="77777777" w:rsidR="00644C69" w:rsidRDefault="00635DE6">
      <w:pPr>
        <w:ind w:firstLine="45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We use three main observation datasets: multisensor precipitation estimates (MPEs), gridded near-surface air temperature, and daily streamflow. MPEs and gridded near-surface air temperature are used to run the hydrolog</w:t>
      </w:r>
      <w:r>
        <w:rPr>
          <w:rFonts w:ascii="Times New Roman" w:eastAsia="Times New Roman" w:hAnsi="Times New Roman" w:cs="Times New Roman"/>
          <w:sz w:val="24"/>
          <w:szCs w:val="24"/>
          <w:highlight w:val="white"/>
        </w:rPr>
        <w:t>ical model in simulation mode for parameter calibration purposes and to initialize the hydrological model. Both the MPEs and gridded near-surface air temperature data at 4 × 4 km</w:t>
      </w:r>
      <w:r>
        <w:rPr>
          <w:rFonts w:ascii="Times New Roman" w:eastAsia="Times New Roman" w:hAnsi="Times New Roman" w:cs="Times New Roman"/>
          <w:sz w:val="24"/>
          <w:szCs w:val="24"/>
          <w:highlight w:val="white"/>
          <w:vertAlign w:val="superscript"/>
        </w:rPr>
        <w:t>2</w:t>
      </w:r>
      <w:r>
        <w:rPr>
          <w:rFonts w:ascii="Times New Roman" w:eastAsia="Times New Roman" w:hAnsi="Times New Roman" w:cs="Times New Roman"/>
          <w:sz w:val="24"/>
          <w:szCs w:val="24"/>
          <w:highlight w:val="white"/>
        </w:rPr>
        <w:t xml:space="preserve"> resolution were provided by the NOAA's Middle Atlantic River Forecast Center</w:t>
      </w:r>
      <w:r>
        <w:rPr>
          <w:rFonts w:ascii="Times New Roman" w:eastAsia="Times New Roman" w:hAnsi="Times New Roman" w:cs="Times New Roman"/>
          <w:sz w:val="24"/>
          <w:szCs w:val="24"/>
          <w:highlight w:val="white"/>
        </w:rPr>
        <w:t>. The MPEs represents a continuous time series of hourly, gridded precipitation observations at 4 × 4 km</w:t>
      </w:r>
      <w:r>
        <w:rPr>
          <w:rFonts w:ascii="Times New Roman" w:eastAsia="Times New Roman" w:hAnsi="Times New Roman" w:cs="Times New Roman"/>
          <w:sz w:val="24"/>
          <w:szCs w:val="24"/>
          <w:highlight w:val="white"/>
          <w:vertAlign w:val="superscript"/>
        </w:rPr>
        <w:t>2</w:t>
      </w:r>
      <w:r>
        <w:rPr>
          <w:rFonts w:ascii="Times New Roman" w:eastAsia="Times New Roman" w:hAnsi="Times New Roman" w:cs="Times New Roman"/>
          <w:sz w:val="24"/>
          <w:szCs w:val="24"/>
          <w:highlight w:val="white"/>
        </w:rPr>
        <w:t xml:space="preserve"> cells, which are produced by combining multiple radar estimates and rain gauge measurements. The gridded near-surface air temperature data at 4 × 4 km</w:t>
      </w:r>
      <w:r>
        <w:rPr>
          <w:rFonts w:ascii="Times New Roman" w:eastAsia="Times New Roman" w:hAnsi="Times New Roman" w:cs="Times New Roman"/>
          <w:sz w:val="24"/>
          <w:szCs w:val="24"/>
          <w:highlight w:val="white"/>
          <w:vertAlign w:val="superscript"/>
        </w:rPr>
        <w:t>2</w:t>
      </w:r>
      <w:r>
        <w:rPr>
          <w:rFonts w:ascii="Times New Roman" w:eastAsia="Times New Roman" w:hAnsi="Times New Roman" w:cs="Times New Roman"/>
          <w:sz w:val="24"/>
          <w:szCs w:val="24"/>
          <w:highlight w:val="white"/>
        </w:rPr>
        <w:t xml:space="preserve"> resolution were developed by combining multiple temperature observation networks. Daily streamflow observations for the selected basins were obtained from the United States Geological Survey (USGS 01554000).</w:t>
      </w:r>
    </w:p>
    <w:p w14:paraId="66544E6A" w14:textId="77777777" w:rsidR="00644C69" w:rsidRDefault="00644C69">
      <w:pPr>
        <w:spacing w:line="240" w:lineRule="auto"/>
        <w:jc w:val="both"/>
        <w:rPr>
          <w:rFonts w:ascii="Calibri" w:eastAsia="Calibri" w:hAnsi="Calibri" w:cs="Calibri"/>
          <w:sz w:val="24"/>
          <w:szCs w:val="24"/>
        </w:rPr>
      </w:pPr>
    </w:p>
    <w:p w14:paraId="4B5121C8" w14:textId="77777777" w:rsidR="00644C69" w:rsidRDefault="00635DE6">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Distributed Hydrological Model</w:t>
      </w:r>
    </w:p>
    <w:p w14:paraId="0289D75E" w14:textId="77777777" w:rsidR="00644C69" w:rsidRDefault="00635DE6">
      <w:pPr>
        <w:ind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We use the National Oceanic and Atmospheric Administration's Hydrology Laboratory-Research Distributed Hydrologic Model (HL-RDHM) (Koren et al., 2004).</w:t>
      </w:r>
      <w:r>
        <w:rPr>
          <w:rFonts w:ascii="Times New Roman" w:eastAsia="Times New Roman" w:hAnsi="Times New Roman" w:cs="Times New Roman"/>
          <w:sz w:val="24"/>
          <w:szCs w:val="24"/>
        </w:rPr>
        <w:t xml:space="preserve"> HL-RDHM is used as the spatially distributed hydrological model. The</w:t>
      </w:r>
      <w:r>
        <w:rPr>
          <w:rFonts w:ascii="Times New Roman" w:eastAsia="Times New Roman" w:hAnsi="Times New Roman" w:cs="Times New Roman"/>
          <w:sz w:val="24"/>
          <w:szCs w:val="24"/>
        </w:rPr>
        <w:t xml:space="preserve"> basin system is divided into regularly spaced, square grid cells to account for spatial heterogeneity. Each grid cell acts as a hillslope capable of generating surface, interflow, and groundwater runoff that discharges directly into the streams. The cells</w:t>
      </w:r>
      <w:r>
        <w:rPr>
          <w:rFonts w:ascii="Times New Roman" w:eastAsia="Times New Roman" w:hAnsi="Times New Roman" w:cs="Times New Roman"/>
          <w:sz w:val="24"/>
          <w:szCs w:val="24"/>
        </w:rPr>
        <w:t xml:space="preserve"> are connected to each other through the stream network system. Within HL-RDHM, we deploy the Sacramento Soil Moisture Accounting model with Heat Transfer (SAC-HT) to represent hillslope runoff generation, and the SNOW-17 module to represent snow accumulat</w:t>
      </w:r>
      <w:r>
        <w:rPr>
          <w:rFonts w:ascii="Times New Roman" w:eastAsia="Times New Roman" w:hAnsi="Times New Roman" w:cs="Times New Roman"/>
          <w:sz w:val="24"/>
          <w:szCs w:val="24"/>
        </w:rPr>
        <w:t>ion and melting. The hillslope runoff, generated at each grid cell by the SAC-HT and SNOW-17, is routed to the stream network using a nonlinear kinematic wave algorithm. Likewise, flows in the stream network are routed downstream using a nonlinear kinemati</w:t>
      </w:r>
      <w:r>
        <w:rPr>
          <w:rFonts w:ascii="Times New Roman" w:eastAsia="Times New Roman" w:hAnsi="Times New Roman" w:cs="Times New Roman"/>
          <w:sz w:val="24"/>
          <w:szCs w:val="24"/>
        </w:rPr>
        <w:t>c wave algorithm that accounts for parameterized stream cross-section shapes. We run HL-RDHM in a fully distributed mode at a spatial resolution of 2 km. Further information about the HL-RDHM model can be found elsewhere (Koren et al., 2004; Reed et al., 2</w:t>
      </w:r>
      <w:r>
        <w:rPr>
          <w:rFonts w:ascii="Times New Roman" w:eastAsia="Times New Roman" w:hAnsi="Times New Roman" w:cs="Times New Roman"/>
          <w:sz w:val="24"/>
          <w:szCs w:val="24"/>
        </w:rPr>
        <w:t>004; Anderson et al., 2006).</w:t>
      </w:r>
    </w:p>
    <w:p w14:paraId="7D17DF3A" w14:textId="77777777" w:rsidR="00644C69" w:rsidRDefault="00644C69">
      <w:pPr>
        <w:spacing w:line="240" w:lineRule="auto"/>
        <w:jc w:val="both"/>
        <w:rPr>
          <w:rFonts w:ascii="Times New Roman" w:eastAsia="Times New Roman" w:hAnsi="Times New Roman" w:cs="Times New Roman"/>
          <w:sz w:val="24"/>
          <w:szCs w:val="24"/>
        </w:rPr>
      </w:pPr>
    </w:p>
    <w:p w14:paraId="17DBA91D" w14:textId="77777777" w:rsidR="00644C69" w:rsidRDefault="00635DE6">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5.3. Study Area</w:t>
      </w:r>
    </w:p>
    <w:p w14:paraId="60F37D73" w14:textId="77777777" w:rsidR="00644C69" w:rsidRDefault="00635DE6">
      <w:pPr>
        <w:ind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choose the West Branch Susquehanna River (WBSR) basin in the US Middle Atlantic region (MAR) as the study area. The WBSR is selected as flooding is an important regional concern. This region has a relativel</w:t>
      </w:r>
      <w:r>
        <w:rPr>
          <w:rFonts w:ascii="Times New Roman" w:eastAsia="Times New Roman" w:hAnsi="Times New Roman" w:cs="Times New Roman"/>
          <w:sz w:val="24"/>
          <w:szCs w:val="24"/>
        </w:rPr>
        <w:t xml:space="preserve">y high frequency of extreme weather events, making it particularly vulnerable to damaging flood events. The climate in the upper MAR, where the NBSR basin is located, can be classified as warm, humid summers and snowy, cold winters with frozen </w:t>
      </w:r>
      <w:r>
        <w:rPr>
          <w:rFonts w:ascii="Times New Roman" w:eastAsia="Times New Roman" w:hAnsi="Times New Roman" w:cs="Times New Roman"/>
          <w:sz w:val="24"/>
          <w:szCs w:val="24"/>
        </w:rPr>
        <w:lastRenderedPageBreak/>
        <w:t>precipitatio</w:t>
      </w:r>
      <w:r>
        <w:rPr>
          <w:rFonts w:ascii="Times New Roman" w:eastAsia="Times New Roman" w:hAnsi="Times New Roman" w:cs="Times New Roman"/>
          <w:sz w:val="24"/>
          <w:szCs w:val="24"/>
        </w:rPr>
        <w:t>n (Polsky et al., 2000). During the cool season, a positive North Atlantic Oscillation phase generally results in increased precipitation amounts and the occurrence of heavy snow (Durkee et al., 2007). Thus, flooding in the cool season is dominated by heav</w:t>
      </w:r>
      <w:r>
        <w:rPr>
          <w:rFonts w:ascii="Times New Roman" w:eastAsia="Times New Roman" w:hAnsi="Times New Roman" w:cs="Times New Roman"/>
          <w:sz w:val="24"/>
          <w:szCs w:val="24"/>
        </w:rPr>
        <w:t>y precipitation events accompanied by snowmelt runoff. In the summer season, convective thunderstorms with increased intensity may lead to greater variability in streamflow. In the WBSR basin, we select the US Geological Survey daily gauge station (USGS 01</w:t>
      </w:r>
      <w:r>
        <w:rPr>
          <w:rFonts w:ascii="Times New Roman" w:eastAsia="Times New Roman" w:hAnsi="Times New Roman" w:cs="Times New Roman"/>
          <w:sz w:val="24"/>
          <w:szCs w:val="24"/>
        </w:rPr>
        <w:t>554000) at Sunbury, Pennsylvania. The selected gauge station represents the drainage area of 47, 396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p>
    <w:p w14:paraId="78207C4A" w14:textId="77777777" w:rsidR="00644C69" w:rsidRDefault="00644C69">
      <w:pPr>
        <w:jc w:val="both"/>
        <w:rPr>
          <w:rFonts w:ascii="Calibri" w:eastAsia="Calibri" w:hAnsi="Calibri" w:cs="Calibri"/>
          <w:b/>
          <w:sz w:val="24"/>
          <w:szCs w:val="24"/>
        </w:rPr>
      </w:pPr>
    </w:p>
    <w:p w14:paraId="114D2915" w14:textId="77777777" w:rsidR="00644C69" w:rsidRDefault="00635DE6">
      <w:pPr>
        <w:jc w:val="both"/>
        <w:rPr>
          <w:rFonts w:ascii="Calibri" w:eastAsia="Calibri" w:hAnsi="Calibri" w:cs="Calibri"/>
          <w:b/>
          <w:sz w:val="24"/>
          <w:szCs w:val="24"/>
        </w:rPr>
      </w:pPr>
      <w:r>
        <w:rPr>
          <w:rFonts w:ascii="Calibri" w:eastAsia="Calibri" w:hAnsi="Calibri" w:cs="Calibri"/>
          <w:b/>
          <w:sz w:val="24"/>
          <w:szCs w:val="24"/>
        </w:rPr>
        <w:t xml:space="preserve"> </w:t>
      </w:r>
      <w:r>
        <w:rPr>
          <w:rFonts w:ascii="Times New Roman" w:eastAsia="Times New Roman" w:hAnsi="Times New Roman" w:cs="Times New Roman"/>
          <w:b/>
          <w:sz w:val="24"/>
          <w:szCs w:val="24"/>
        </w:rPr>
        <w:t xml:space="preserve">5.4. </w:t>
      </w:r>
      <w:r>
        <w:rPr>
          <w:rFonts w:ascii="Calibri" w:eastAsia="Calibri" w:hAnsi="Calibri" w:cs="Calibri"/>
          <w:b/>
          <w:sz w:val="24"/>
          <w:szCs w:val="24"/>
        </w:rPr>
        <w:t xml:space="preserve">Model Parameters </w:t>
      </w:r>
    </w:p>
    <w:p w14:paraId="582DCA64" w14:textId="77777777"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part of the calibration process, we select 12 out of the 17 model parameters associated with each model grid cell. Note</w:t>
      </w:r>
      <w:r>
        <w:rPr>
          <w:rFonts w:ascii="Times New Roman" w:eastAsia="Times New Roman" w:hAnsi="Times New Roman" w:cs="Times New Roman"/>
          <w:sz w:val="24"/>
          <w:szCs w:val="24"/>
        </w:rPr>
        <w:t xml:space="preserve"> that we adjust the parameter fields rather than the actual parameter values. The calibrated parameters are associated with baseflow, percolation, evaporation, storm runoff, and the channel routing process (Table 1). The most sensitive parameters are lower</w:t>
      </w:r>
      <w:r>
        <w:rPr>
          <w:rFonts w:ascii="Times New Roman" w:eastAsia="Times New Roman" w:hAnsi="Times New Roman" w:cs="Times New Roman"/>
          <w:sz w:val="24"/>
          <w:szCs w:val="24"/>
        </w:rPr>
        <w:t xml:space="preserve"> zone supplemental withdrawal rate (LZSK), upper zone free water maximum storage (UZFWM), Lower zone tension water maximum storage (LZTWM), Lower zone free water supplemental maximum storage (LZFSM), Lower zone free water primary maximum storage (LZFPM), P</w:t>
      </w:r>
      <w:r>
        <w:rPr>
          <w:rFonts w:ascii="Times New Roman" w:eastAsia="Times New Roman" w:hAnsi="Times New Roman" w:cs="Times New Roman"/>
          <w:sz w:val="24"/>
          <w:szCs w:val="24"/>
        </w:rPr>
        <w:t>ercolation equation exponent (REXP), Upper zone free water withdrawal rate (UZK), permanent impervious area (PCTIM), saturated impervious area (ADIMP), and the channel routing parameters (Figure 1). By comparing the performance of individual hydrographs du</w:t>
      </w:r>
      <w:r>
        <w:rPr>
          <w:rFonts w:ascii="Times New Roman" w:eastAsia="Times New Roman" w:hAnsi="Times New Roman" w:cs="Times New Roman"/>
          <w:sz w:val="24"/>
          <w:szCs w:val="24"/>
        </w:rPr>
        <w:t xml:space="preserve">ring the cool season, we observe that high flow events are consistently underestimated with the default parameter set. To improve this, we adjust the SNOW-17 parameter, including the snow fall correction factor (SCF). </w:t>
      </w:r>
    </w:p>
    <w:p w14:paraId="6FBA4E45" w14:textId="77777777" w:rsidR="00644C69" w:rsidRDefault="00635DE6">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We specify univariate uniform prior d</w:t>
      </w:r>
      <w:r>
        <w:rPr>
          <w:rFonts w:ascii="Times New Roman" w:eastAsia="Times New Roman" w:hAnsi="Times New Roman" w:cs="Times New Roman"/>
          <w:sz w:val="24"/>
          <w:szCs w:val="24"/>
        </w:rPr>
        <w:t>istributions for all 12 model parameters. For each uniform prior distribution, we impose lower and upper bounds (i.e. the hyperparameters) specified by our hydrological model experts (Table 1). For the combined error variance parameter (</w:t>
      </w:r>
      <m:oMath>
        <m:sSup>
          <m:sSupPr>
            <m:ctrlPr>
              <w:rPr>
                <w:rFonts w:ascii="Times New Roman" w:eastAsia="Times New Roman" w:hAnsi="Times New Roman" w:cs="Times New Roman"/>
                <w:sz w:val="24"/>
                <w:szCs w:val="24"/>
              </w:rPr>
            </m:ctrlPr>
          </m:sSupPr>
          <m:e>
            <m:r>
              <w:rPr>
                <w:rFonts w:ascii="Cambria Math" w:hAnsi="Cambria Math"/>
              </w:rPr>
              <m:t>σ</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xml:space="preserve">), we designate </w:t>
      </w:r>
      <w:r>
        <w:rPr>
          <w:rFonts w:ascii="Times New Roman" w:eastAsia="Times New Roman" w:hAnsi="Times New Roman" w:cs="Times New Roman"/>
          <w:sz w:val="24"/>
          <w:szCs w:val="24"/>
        </w:rPr>
        <w:t xml:space="preserve">an inverse gamma prior with hyperparameters scale </w:t>
      </w:r>
      <m:oMath>
        <m:sSub>
          <m:sSubPr>
            <m:ctrlPr>
              <w:rPr>
                <w:rFonts w:ascii="Times New Roman" w:eastAsia="Times New Roman" w:hAnsi="Times New Roman" w:cs="Times New Roman"/>
                <w:sz w:val="24"/>
                <w:szCs w:val="24"/>
              </w:rPr>
            </m:ctrlPr>
          </m:sSubPr>
          <m:e>
            <m:r>
              <w:rPr>
                <w:rFonts w:ascii="Cambria Math" w:hAnsi="Cambria Math"/>
              </w:rPr>
              <m:t>α</m:t>
            </m:r>
          </m:e>
          <m:sub>
            <m:r>
              <w:rPr>
                <w:rFonts w:ascii="Cambria Math" w:hAnsi="Cambria Math"/>
              </w:rPr>
              <m:t>σ</m:t>
            </m:r>
            <m:r>
              <w:rPr>
                <w:rFonts w:ascii="Times New Roman" w:eastAsia="Times New Roman" w:hAnsi="Times New Roman" w:cs="Times New Roman"/>
                <w:sz w:val="24"/>
                <w:szCs w:val="24"/>
              </w:rPr>
              <m:t xml:space="preserve"> </m:t>
            </m:r>
          </m:sub>
        </m:sSub>
        <m:r>
          <w:rPr>
            <w:rFonts w:ascii="Times New Roman" w:eastAsia="Times New Roman" w:hAnsi="Times New Roman" w:cs="Times New Roman"/>
            <w:sz w:val="24"/>
            <w:szCs w:val="24"/>
          </w:rPr>
          <m:t>=0.2</m:t>
        </m:r>
      </m:oMath>
      <w:r>
        <w:rPr>
          <w:rFonts w:ascii="Times New Roman" w:eastAsia="Times New Roman" w:hAnsi="Times New Roman" w:cs="Times New Roman"/>
          <w:sz w:val="24"/>
          <w:szCs w:val="24"/>
        </w:rPr>
        <w:t xml:space="preserve"> and shape</w:t>
      </w:r>
      <m:oMath>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σ</m:t>
            </m:r>
          </m:sub>
        </m:sSub>
        <m:r>
          <w:rPr>
            <w:rFonts w:ascii="Times New Roman" w:eastAsia="Times New Roman" w:hAnsi="Times New Roman" w:cs="Times New Roman"/>
            <w:sz w:val="24"/>
            <w:szCs w:val="24"/>
          </w:rPr>
          <m:t>=0.2</m:t>
        </m:r>
      </m:oMath>
      <w:r>
        <w:rPr>
          <w:rFonts w:ascii="Times New Roman" w:eastAsia="Times New Roman" w:hAnsi="Times New Roman" w:cs="Times New Roman"/>
          <w:sz w:val="24"/>
          <w:szCs w:val="24"/>
        </w:rPr>
        <w:t>.</w:t>
      </w:r>
    </w:p>
    <w:p w14:paraId="59599524" w14:textId="77777777" w:rsidR="00644C69" w:rsidRDefault="00644C69">
      <w:pPr>
        <w:jc w:val="both"/>
        <w:rPr>
          <w:rFonts w:ascii="Calibri" w:eastAsia="Calibri" w:hAnsi="Calibri" w:cs="Calibri"/>
          <w:b/>
          <w:sz w:val="24"/>
          <w:szCs w:val="24"/>
        </w:rPr>
      </w:pPr>
    </w:p>
    <w:p w14:paraId="5CBB6B74" w14:textId="77777777" w:rsidR="00644C69" w:rsidRDefault="00635D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 HL-RDHM parameters and their sampled ranges for sensitivity analysis.</w:t>
      </w:r>
    </w:p>
    <w:p w14:paraId="1D163821" w14:textId="77777777" w:rsidR="00644C69" w:rsidRDefault="00644C69">
      <w:pPr>
        <w:spacing w:line="240" w:lineRule="auto"/>
        <w:jc w:val="both"/>
        <w:rPr>
          <w:rFonts w:ascii="Times New Roman" w:eastAsia="Times New Roman" w:hAnsi="Times New Roman" w:cs="Times New Roman"/>
          <w:b/>
          <w:sz w:val="24"/>
          <w:szCs w:val="24"/>
        </w:rPr>
      </w:pPr>
    </w:p>
    <w:tbl>
      <w:tblPr>
        <w:tblStyle w:val="a"/>
        <w:tblW w:w="9530" w:type="dxa"/>
        <w:tblBorders>
          <w:top w:val="single" w:sz="8" w:space="0" w:color="1C1D1E"/>
          <w:left w:val="single" w:sz="8" w:space="0" w:color="1C1D1E"/>
          <w:bottom w:val="single" w:sz="8" w:space="0" w:color="1C1D1E"/>
          <w:right w:val="single" w:sz="8" w:space="0" w:color="1C1D1E"/>
          <w:insideH w:val="single" w:sz="8" w:space="0" w:color="1C1D1E"/>
          <w:insideV w:val="single" w:sz="8" w:space="0" w:color="1C1D1E"/>
        </w:tblBorders>
        <w:tblLayout w:type="fixed"/>
        <w:tblLook w:val="0600" w:firstRow="0" w:lastRow="0" w:firstColumn="0" w:lastColumn="0" w:noHBand="1" w:noVBand="1"/>
      </w:tblPr>
      <w:tblGrid>
        <w:gridCol w:w="649"/>
        <w:gridCol w:w="1051"/>
        <w:gridCol w:w="5130"/>
        <w:gridCol w:w="1350"/>
        <w:gridCol w:w="1350"/>
      </w:tblGrid>
      <w:tr w:rsidR="00644C69" w14:paraId="0E6F3740" w14:textId="77777777">
        <w:trPr>
          <w:trHeight w:val="243"/>
        </w:trPr>
        <w:tc>
          <w:tcPr>
            <w:tcW w:w="649" w:type="dxa"/>
            <w:tcBorders>
              <w:top w:val="single" w:sz="8" w:space="0" w:color="1C1D1E"/>
              <w:left w:val="single" w:sz="8" w:space="0" w:color="1C1D1E"/>
              <w:bottom w:val="single" w:sz="8" w:space="0" w:color="1C1D1E"/>
              <w:right w:val="single" w:sz="8" w:space="0" w:color="1C1D1E"/>
            </w:tcBorders>
          </w:tcPr>
          <w:p w14:paraId="78740E8B" w14:textId="77777777" w:rsidR="00644C69" w:rsidRDefault="00635DE6">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S/N</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175EF26B" w14:textId="77777777" w:rsidR="00644C69" w:rsidRDefault="00635DE6">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Parameter</w:t>
            </w:r>
          </w:p>
        </w:tc>
        <w:tc>
          <w:tcPr>
            <w:tcW w:w="5130" w:type="dxa"/>
            <w:tcBorders>
              <w:top w:val="single" w:sz="8" w:space="0" w:color="1C1D1E"/>
              <w:left w:val="single" w:sz="8" w:space="0" w:color="1C1D1E"/>
              <w:bottom w:val="single" w:sz="8" w:space="0" w:color="1C1D1E"/>
              <w:right w:val="single" w:sz="8" w:space="0" w:color="1C1D1E"/>
            </w:tcBorders>
          </w:tcPr>
          <w:p w14:paraId="3086B988" w14:textId="77777777" w:rsidR="00644C69" w:rsidRDefault="00635DE6">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Description</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3B8854E6" w14:textId="77777777" w:rsidR="00644C69" w:rsidRDefault="00635DE6">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Lower bound</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782DC1C2" w14:textId="77777777" w:rsidR="00644C69" w:rsidRDefault="00635DE6">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Upper bound</w:t>
            </w:r>
          </w:p>
        </w:tc>
      </w:tr>
      <w:tr w:rsidR="00644C69" w14:paraId="6801DFD6" w14:textId="77777777">
        <w:trPr>
          <w:trHeight w:val="243"/>
        </w:trPr>
        <w:tc>
          <w:tcPr>
            <w:tcW w:w="649" w:type="dxa"/>
            <w:tcBorders>
              <w:top w:val="single" w:sz="8" w:space="0" w:color="1C1D1E"/>
              <w:left w:val="single" w:sz="8" w:space="0" w:color="1C1D1E"/>
              <w:bottom w:val="single" w:sz="8" w:space="0" w:color="1C1D1E"/>
              <w:right w:val="single" w:sz="8" w:space="0" w:color="1C1D1E"/>
            </w:tcBorders>
          </w:tcPr>
          <w:p w14:paraId="5BA74AD2"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3BEE3973"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PCTIM</w:t>
            </w:r>
          </w:p>
        </w:tc>
        <w:tc>
          <w:tcPr>
            <w:tcW w:w="5130" w:type="dxa"/>
            <w:tcBorders>
              <w:top w:val="single" w:sz="8" w:space="0" w:color="1C1D1E"/>
              <w:left w:val="single" w:sz="8" w:space="0" w:color="1C1D1E"/>
              <w:bottom w:val="single" w:sz="8" w:space="0" w:color="1C1D1E"/>
              <w:right w:val="single" w:sz="8" w:space="0" w:color="1C1D1E"/>
            </w:tcBorders>
          </w:tcPr>
          <w:p w14:paraId="3D1EBE7A" w14:textId="77777777" w:rsidR="00644C69" w:rsidRDefault="00635DE6">
            <w:pPr>
              <w:spacing w:line="240" w:lineRule="auto"/>
              <w:rPr>
                <w:rFonts w:ascii="Times New Roman" w:eastAsia="Times New Roman" w:hAnsi="Times New Roman" w:cs="Times New Roman"/>
              </w:rPr>
            </w:pPr>
            <w:r>
              <w:rPr>
                <w:rFonts w:ascii="Times New Roman" w:eastAsia="Times New Roman" w:hAnsi="Times New Roman" w:cs="Times New Roman"/>
              </w:rPr>
              <w:t xml:space="preserve">Permanent impervious area </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5F7E3605"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07EB46A5"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r>
      <w:tr w:rsidR="00644C69" w14:paraId="76AD6E9F" w14:textId="77777777">
        <w:trPr>
          <w:trHeight w:val="243"/>
        </w:trPr>
        <w:tc>
          <w:tcPr>
            <w:tcW w:w="649" w:type="dxa"/>
            <w:tcBorders>
              <w:top w:val="single" w:sz="8" w:space="0" w:color="1C1D1E"/>
              <w:left w:val="single" w:sz="8" w:space="0" w:color="1C1D1E"/>
              <w:bottom w:val="single" w:sz="8" w:space="0" w:color="1C1D1E"/>
              <w:right w:val="single" w:sz="8" w:space="0" w:color="1C1D1E"/>
            </w:tcBorders>
          </w:tcPr>
          <w:p w14:paraId="2AF501EA"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14573A70"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ADIMP</w:t>
            </w:r>
          </w:p>
        </w:tc>
        <w:tc>
          <w:tcPr>
            <w:tcW w:w="5130" w:type="dxa"/>
            <w:tcBorders>
              <w:top w:val="single" w:sz="8" w:space="0" w:color="1C1D1E"/>
              <w:left w:val="single" w:sz="8" w:space="0" w:color="1C1D1E"/>
              <w:bottom w:val="single" w:sz="8" w:space="0" w:color="1C1D1E"/>
              <w:right w:val="single" w:sz="8" w:space="0" w:color="1C1D1E"/>
            </w:tcBorders>
          </w:tcPr>
          <w:p w14:paraId="716998A7" w14:textId="77777777" w:rsidR="00644C69" w:rsidRDefault="00635DE6">
            <w:pPr>
              <w:spacing w:line="240" w:lineRule="auto"/>
              <w:rPr>
                <w:rFonts w:ascii="Times New Roman" w:eastAsia="Times New Roman" w:hAnsi="Times New Roman" w:cs="Times New Roman"/>
              </w:rPr>
            </w:pPr>
            <w:r>
              <w:rPr>
                <w:rFonts w:ascii="Times New Roman" w:eastAsia="Times New Roman" w:hAnsi="Times New Roman" w:cs="Times New Roman"/>
              </w:rPr>
              <w:t xml:space="preserve">Saturated impervious area </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7B1220D2"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018216B2"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r w:rsidR="00644C69" w14:paraId="7DD57AC4" w14:textId="77777777">
        <w:trPr>
          <w:trHeight w:val="243"/>
        </w:trPr>
        <w:tc>
          <w:tcPr>
            <w:tcW w:w="649" w:type="dxa"/>
            <w:tcBorders>
              <w:top w:val="single" w:sz="8" w:space="0" w:color="1C1D1E"/>
              <w:left w:val="single" w:sz="8" w:space="0" w:color="1C1D1E"/>
              <w:bottom w:val="single" w:sz="8" w:space="0" w:color="1C1D1E"/>
              <w:right w:val="single" w:sz="8" w:space="0" w:color="1C1D1E"/>
            </w:tcBorders>
          </w:tcPr>
          <w:p w14:paraId="7679C04C"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37D316A0"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UZTWM</w:t>
            </w:r>
          </w:p>
        </w:tc>
        <w:tc>
          <w:tcPr>
            <w:tcW w:w="5130" w:type="dxa"/>
            <w:tcBorders>
              <w:top w:val="single" w:sz="8" w:space="0" w:color="1C1D1E"/>
              <w:left w:val="single" w:sz="8" w:space="0" w:color="1C1D1E"/>
              <w:bottom w:val="single" w:sz="8" w:space="0" w:color="1C1D1E"/>
              <w:right w:val="single" w:sz="8" w:space="0" w:color="1C1D1E"/>
            </w:tcBorders>
          </w:tcPr>
          <w:p w14:paraId="3817CB12" w14:textId="77777777" w:rsidR="00644C69" w:rsidRDefault="00635DE6">
            <w:pPr>
              <w:spacing w:line="240" w:lineRule="auto"/>
              <w:rPr>
                <w:rFonts w:ascii="Times New Roman" w:eastAsia="Times New Roman" w:hAnsi="Times New Roman" w:cs="Times New Roman"/>
              </w:rPr>
            </w:pPr>
            <w:r>
              <w:rPr>
                <w:rFonts w:ascii="Times New Roman" w:eastAsia="Times New Roman" w:hAnsi="Times New Roman" w:cs="Times New Roman"/>
              </w:rPr>
              <w:t>Upper zone tension water maximum storage</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03D64E4E"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0.1</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4F86B4DE"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50</w:t>
            </w:r>
          </w:p>
        </w:tc>
      </w:tr>
      <w:tr w:rsidR="00644C69" w14:paraId="165BDA59" w14:textId="77777777">
        <w:trPr>
          <w:trHeight w:val="234"/>
        </w:trPr>
        <w:tc>
          <w:tcPr>
            <w:tcW w:w="649" w:type="dxa"/>
            <w:tcBorders>
              <w:top w:val="single" w:sz="8" w:space="0" w:color="1C1D1E"/>
              <w:left w:val="single" w:sz="8" w:space="0" w:color="1C1D1E"/>
              <w:bottom w:val="single" w:sz="8" w:space="0" w:color="1C1D1E"/>
              <w:right w:val="single" w:sz="8" w:space="0" w:color="1C1D1E"/>
            </w:tcBorders>
          </w:tcPr>
          <w:p w14:paraId="01D3B468"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31BCAF5B"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LZTWM</w:t>
            </w:r>
          </w:p>
        </w:tc>
        <w:tc>
          <w:tcPr>
            <w:tcW w:w="5130" w:type="dxa"/>
            <w:tcBorders>
              <w:top w:val="single" w:sz="8" w:space="0" w:color="1C1D1E"/>
              <w:left w:val="single" w:sz="8" w:space="0" w:color="1C1D1E"/>
              <w:bottom w:val="single" w:sz="8" w:space="0" w:color="1C1D1E"/>
              <w:right w:val="single" w:sz="8" w:space="0" w:color="1C1D1E"/>
            </w:tcBorders>
          </w:tcPr>
          <w:p w14:paraId="2EA00B08" w14:textId="77777777" w:rsidR="00644C69" w:rsidRDefault="00635DE6">
            <w:pPr>
              <w:spacing w:line="240" w:lineRule="auto"/>
              <w:rPr>
                <w:rFonts w:ascii="Times New Roman" w:eastAsia="Times New Roman" w:hAnsi="Times New Roman" w:cs="Times New Roman"/>
              </w:rPr>
            </w:pPr>
            <w:r>
              <w:rPr>
                <w:rFonts w:ascii="Times New Roman" w:eastAsia="Times New Roman" w:hAnsi="Times New Roman" w:cs="Times New Roman"/>
              </w:rPr>
              <w:t>Lower zone tension water maximum storage</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4CD3FBA3"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0.1</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7B696BDC"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70</w:t>
            </w:r>
          </w:p>
        </w:tc>
      </w:tr>
      <w:tr w:rsidR="00644C69" w14:paraId="7A7DD6E6" w14:textId="77777777">
        <w:trPr>
          <w:trHeight w:val="243"/>
        </w:trPr>
        <w:tc>
          <w:tcPr>
            <w:tcW w:w="649" w:type="dxa"/>
            <w:tcBorders>
              <w:top w:val="single" w:sz="8" w:space="0" w:color="1C1D1E"/>
              <w:left w:val="single" w:sz="8" w:space="0" w:color="1C1D1E"/>
              <w:bottom w:val="single" w:sz="8" w:space="0" w:color="1C1D1E"/>
              <w:right w:val="single" w:sz="8" w:space="0" w:color="1C1D1E"/>
            </w:tcBorders>
          </w:tcPr>
          <w:p w14:paraId="5CD452E2"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587C9E0A"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LZFSM</w:t>
            </w:r>
          </w:p>
        </w:tc>
        <w:tc>
          <w:tcPr>
            <w:tcW w:w="5130" w:type="dxa"/>
            <w:tcBorders>
              <w:top w:val="single" w:sz="8" w:space="0" w:color="1C1D1E"/>
              <w:left w:val="single" w:sz="8" w:space="0" w:color="1C1D1E"/>
              <w:bottom w:val="single" w:sz="8" w:space="0" w:color="1C1D1E"/>
              <w:right w:val="single" w:sz="8" w:space="0" w:color="1C1D1E"/>
            </w:tcBorders>
          </w:tcPr>
          <w:p w14:paraId="3FC7BBBA" w14:textId="77777777" w:rsidR="00644C69" w:rsidRDefault="00635DE6">
            <w:pPr>
              <w:spacing w:line="240" w:lineRule="auto"/>
              <w:rPr>
                <w:rFonts w:ascii="Times New Roman" w:eastAsia="Times New Roman" w:hAnsi="Times New Roman" w:cs="Times New Roman"/>
              </w:rPr>
            </w:pPr>
            <w:r>
              <w:rPr>
                <w:rFonts w:ascii="Times New Roman" w:eastAsia="Times New Roman" w:hAnsi="Times New Roman" w:cs="Times New Roman"/>
              </w:rPr>
              <w:t>Lower zone free water supplemental maximum storage</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6C799D18"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0.1</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108C8959"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100</w:t>
            </w:r>
          </w:p>
        </w:tc>
      </w:tr>
      <w:tr w:rsidR="00644C69" w14:paraId="39B229E1" w14:textId="77777777">
        <w:trPr>
          <w:trHeight w:val="243"/>
        </w:trPr>
        <w:tc>
          <w:tcPr>
            <w:tcW w:w="649" w:type="dxa"/>
            <w:tcBorders>
              <w:top w:val="single" w:sz="8" w:space="0" w:color="1C1D1E"/>
              <w:left w:val="single" w:sz="8" w:space="0" w:color="1C1D1E"/>
              <w:bottom w:val="single" w:sz="8" w:space="0" w:color="1C1D1E"/>
              <w:right w:val="single" w:sz="8" w:space="0" w:color="1C1D1E"/>
            </w:tcBorders>
          </w:tcPr>
          <w:p w14:paraId="48AA1EE7"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41706CBE"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LZFPM</w:t>
            </w:r>
          </w:p>
        </w:tc>
        <w:tc>
          <w:tcPr>
            <w:tcW w:w="5130" w:type="dxa"/>
            <w:tcBorders>
              <w:top w:val="single" w:sz="8" w:space="0" w:color="1C1D1E"/>
              <w:left w:val="single" w:sz="8" w:space="0" w:color="1C1D1E"/>
              <w:bottom w:val="single" w:sz="8" w:space="0" w:color="1C1D1E"/>
              <w:right w:val="single" w:sz="8" w:space="0" w:color="1C1D1E"/>
            </w:tcBorders>
          </w:tcPr>
          <w:p w14:paraId="11089349" w14:textId="77777777" w:rsidR="00644C69" w:rsidRDefault="00635DE6">
            <w:pPr>
              <w:spacing w:line="240" w:lineRule="auto"/>
              <w:rPr>
                <w:rFonts w:ascii="Times New Roman" w:eastAsia="Times New Roman" w:hAnsi="Times New Roman" w:cs="Times New Roman"/>
              </w:rPr>
            </w:pPr>
            <w:r>
              <w:rPr>
                <w:rFonts w:ascii="Times New Roman" w:eastAsia="Times New Roman" w:hAnsi="Times New Roman" w:cs="Times New Roman"/>
              </w:rPr>
              <w:t>Lower zone free water primary maximum storage</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11071E54"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0.1</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592348F1"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100</w:t>
            </w:r>
          </w:p>
        </w:tc>
      </w:tr>
      <w:tr w:rsidR="00644C69" w14:paraId="147D2AD0" w14:textId="77777777">
        <w:trPr>
          <w:trHeight w:val="243"/>
        </w:trPr>
        <w:tc>
          <w:tcPr>
            <w:tcW w:w="649" w:type="dxa"/>
            <w:tcBorders>
              <w:top w:val="single" w:sz="8" w:space="0" w:color="1C1D1E"/>
              <w:left w:val="single" w:sz="8" w:space="0" w:color="1C1D1E"/>
              <w:bottom w:val="single" w:sz="8" w:space="0" w:color="1C1D1E"/>
              <w:right w:val="single" w:sz="8" w:space="0" w:color="1C1D1E"/>
            </w:tcBorders>
          </w:tcPr>
          <w:p w14:paraId="02FD7EE6"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51F9EF15"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LZSK</w:t>
            </w:r>
          </w:p>
        </w:tc>
        <w:tc>
          <w:tcPr>
            <w:tcW w:w="5130" w:type="dxa"/>
            <w:tcBorders>
              <w:top w:val="single" w:sz="8" w:space="0" w:color="1C1D1E"/>
              <w:left w:val="single" w:sz="8" w:space="0" w:color="1C1D1E"/>
              <w:bottom w:val="single" w:sz="8" w:space="0" w:color="1C1D1E"/>
              <w:right w:val="single" w:sz="8" w:space="0" w:color="1C1D1E"/>
            </w:tcBorders>
          </w:tcPr>
          <w:p w14:paraId="7C55D4F1" w14:textId="77777777" w:rsidR="00644C69" w:rsidRDefault="00635DE6">
            <w:pPr>
              <w:spacing w:line="240" w:lineRule="auto"/>
              <w:rPr>
                <w:rFonts w:ascii="Times New Roman" w:eastAsia="Times New Roman" w:hAnsi="Times New Roman" w:cs="Times New Roman"/>
              </w:rPr>
            </w:pPr>
            <w:r>
              <w:rPr>
                <w:rFonts w:ascii="Times New Roman" w:eastAsia="Times New Roman" w:hAnsi="Times New Roman" w:cs="Times New Roman"/>
              </w:rPr>
              <w:t>Lower zone supplemental withdrawal rate</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03D70A01"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0.1</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6BA783EE"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3.8</w:t>
            </w:r>
          </w:p>
        </w:tc>
      </w:tr>
      <w:tr w:rsidR="00644C69" w14:paraId="73CE288C" w14:textId="77777777">
        <w:trPr>
          <w:trHeight w:val="243"/>
        </w:trPr>
        <w:tc>
          <w:tcPr>
            <w:tcW w:w="649" w:type="dxa"/>
            <w:tcBorders>
              <w:top w:val="single" w:sz="8" w:space="0" w:color="1C1D1E"/>
              <w:left w:val="single" w:sz="8" w:space="0" w:color="1C1D1E"/>
              <w:bottom w:val="single" w:sz="8" w:space="0" w:color="1C1D1E"/>
              <w:right w:val="single" w:sz="8" w:space="0" w:color="1C1D1E"/>
            </w:tcBorders>
          </w:tcPr>
          <w:p w14:paraId="20E03007"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8</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539F3470"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SCF</w:t>
            </w:r>
          </w:p>
        </w:tc>
        <w:tc>
          <w:tcPr>
            <w:tcW w:w="5130" w:type="dxa"/>
            <w:tcBorders>
              <w:top w:val="single" w:sz="8" w:space="0" w:color="1C1D1E"/>
              <w:left w:val="single" w:sz="8" w:space="0" w:color="1C1D1E"/>
              <w:bottom w:val="single" w:sz="8" w:space="0" w:color="1C1D1E"/>
              <w:right w:val="single" w:sz="8" w:space="0" w:color="1C1D1E"/>
            </w:tcBorders>
          </w:tcPr>
          <w:p w14:paraId="1DAB99DC" w14:textId="77777777" w:rsidR="00644C69" w:rsidRDefault="00635DE6">
            <w:pPr>
              <w:spacing w:line="240" w:lineRule="auto"/>
              <w:rPr>
                <w:rFonts w:ascii="Times New Roman" w:eastAsia="Times New Roman" w:hAnsi="Times New Roman" w:cs="Times New Roman"/>
              </w:rPr>
            </w:pPr>
            <w:r>
              <w:rPr>
                <w:rFonts w:ascii="Times New Roman" w:eastAsia="Times New Roman" w:hAnsi="Times New Roman" w:cs="Times New Roman"/>
              </w:rPr>
              <w:t>Snowfall correction factor</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5B3A5959"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0.5</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68828FA9"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r>
      <w:tr w:rsidR="00644C69" w14:paraId="68F3F67D" w14:textId="77777777">
        <w:trPr>
          <w:trHeight w:val="243"/>
        </w:trPr>
        <w:tc>
          <w:tcPr>
            <w:tcW w:w="649" w:type="dxa"/>
            <w:tcBorders>
              <w:top w:val="single" w:sz="8" w:space="0" w:color="1C1D1E"/>
              <w:left w:val="single" w:sz="8" w:space="0" w:color="1C1D1E"/>
              <w:bottom w:val="single" w:sz="8" w:space="0" w:color="1C1D1E"/>
              <w:right w:val="single" w:sz="8" w:space="0" w:color="1C1D1E"/>
            </w:tcBorders>
          </w:tcPr>
          <w:p w14:paraId="46F6811D"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79C411EB"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REXP</w:t>
            </w:r>
          </w:p>
        </w:tc>
        <w:tc>
          <w:tcPr>
            <w:tcW w:w="5130" w:type="dxa"/>
            <w:tcBorders>
              <w:top w:val="single" w:sz="8" w:space="0" w:color="1C1D1E"/>
              <w:left w:val="single" w:sz="8" w:space="0" w:color="1C1D1E"/>
              <w:bottom w:val="single" w:sz="8" w:space="0" w:color="1C1D1E"/>
              <w:right w:val="single" w:sz="8" w:space="0" w:color="1C1D1E"/>
            </w:tcBorders>
          </w:tcPr>
          <w:p w14:paraId="71F06326" w14:textId="77777777" w:rsidR="00644C69" w:rsidRDefault="00635DE6">
            <w:pPr>
              <w:spacing w:line="240" w:lineRule="auto"/>
              <w:rPr>
                <w:rFonts w:ascii="Times New Roman" w:eastAsia="Times New Roman" w:hAnsi="Times New Roman" w:cs="Times New Roman"/>
              </w:rPr>
            </w:pPr>
            <w:r>
              <w:rPr>
                <w:rFonts w:ascii="Times New Roman" w:eastAsia="Times New Roman" w:hAnsi="Times New Roman" w:cs="Times New Roman"/>
              </w:rPr>
              <w:t>Percolation equation exponent</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2E188F88"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0.1</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7F472F71"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tc>
      </w:tr>
      <w:tr w:rsidR="00644C69" w14:paraId="40EC5EA3" w14:textId="77777777">
        <w:trPr>
          <w:trHeight w:val="243"/>
        </w:trPr>
        <w:tc>
          <w:tcPr>
            <w:tcW w:w="649" w:type="dxa"/>
            <w:tcBorders>
              <w:top w:val="single" w:sz="8" w:space="0" w:color="1C1D1E"/>
              <w:left w:val="single" w:sz="8" w:space="0" w:color="1C1D1E"/>
              <w:bottom w:val="single" w:sz="8" w:space="0" w:color="1C1D1E"/>
              <w:right w:val="single" w:sz="8" w:space="0" w:color="1C1D1E"/>
            </w:tcBorders>
          </w:tcPr>
          <w:p w14:paraId="7243FDBD"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356A1DD1"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UZK</w:t>
            </w:r>
          </w:p>
        </w:tc>
        <w:tc>
          <w:tcPr>
            <w:tcW w:w="5130" w:type="dxa"/>
            <w:tcBorders>
              <w:top w:val="single" w:sz="8" w:space="0" w:color="1C1D1E"/>
              <w:left w:val="single" w:sz="8" w:space="0" w:color="1C1D1E"/>
              <w:bottom w:val="single" w:sz="8" w:space="0" w:color="1C1D1E"/>
              <w:right w:val="single" w:sz="8" w:space="0" w:color="1C1D1E"/>
            </w:tcBorders>
          </w:tcPr>
          <w:p w14:paraId="4306B2F7" w14:textId="77777777" w:rsidR="00644C69" w:rsidRDefault="00635DE6">
            <w:pPr>
              <w:spacing w:line="240" w:lineRule="auto"/>
              <w:rPr>
                <w:rFonts w:ascii="Times New Roman" w:eastAsia="Times New Roman" w:hAnsi="Times New Roman" w:cs="Times New Roman"/>
              </w:rPr>
            </w:pPr>
            <w:r>
              <w:rPr>
                <w:rFonts w:ascii="Times New Roman" w:eastAsia="Times New Roman" w:hAnsi="Times New Roman" w:cs="Times New Roman"/>
              </w:rPr>
              <w:t>Upper zone free water withdrawal rate</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730C97FA"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0.1</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452F4163"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tc>
      </w:tr>
      <w:tr w:rsidR="00644C69" w14:paraId="7D9E8D1F" w14:textId="77777777">
        <w:trPr>
          <w:trHeight w:val="243"/>
        </w:trPr>
        <w:tc>
          <w:tcPr>
            <w:tcW w:w="649" w:type="dxa"/>
            <w:tcBorders>
              <w:top w:val="single" w:sz="8" w:space="0" w:color="1C1D1E"/>
              <w:left w:val="single" w:sz="8" w:space="0" w:color="1C1D1E"/>
              <w:bottom w:val="single" w:sz="8" w:space="0" w:color="1C1D1E"/>
              <w:right w:val="single" w:sz="8" w:space="0" w:color="1C1D1E"/>
            </w:tcBorders>
          </w:tcPr>
          <w:p w14:paraId="46F76DBA"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1D396299"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Q0CHN</w:t>
            </w:r>
          </w:p>
        </w:tc>
        <w:tc>
          <w:tcPr>
            <w:tcW w:w="5130" w:type="dxa"/>
            <w:tcBorders>
              <w:top w:val="single" w:sz="8" w:space="0" w:color="1C1D1E"/>
              <w:left w:val="single" w:sz="8" w:space="0" w:color="1C1D1E"/>
              <w:bottom w:val="single" w:sz="8" w:space="0" w:color="1C1D1E"/>
              <w:right w:val="single" w:sz="8" w:space="0" w:color="1C1D1E"/>
            </w:tcBorders>
          </w:tcPr>
          <w:p w14:paraId="3D883BE2" w14:textId="77777777" w:rsidR="00644C69" w:rsidRDefault="00635DE6">
            <w:pPr>
              <w:spacing w:line="240" w:lineRule="auto"/>
              <w:rPr>
                <w:rFonts w:ascii="Times New Roman" w:eastAsia="Times New Roman" w:hAnsi="Times New Roman" w:cs="Times New Roman"/>
              </w:rPr>
            </w:pPr>
            <w:r>
              <w:rPr>
                <w:rFonts w:ascii="Times New Roman" w:eastAsia="Times New Roman" w:hAnsi="Times New Roman" w:cs="Times New Roman"/>
              </w:rPr>
              <w:t>Routing parameter</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2E6E1EB3"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0.5</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519C8B73"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4.5</w:t>
            </w:r>
          </w:p>
        </w:tc>
      </w:tr>
      <w:tr w:rsidR="00644C69" w14:paraId="3CD95EE6" w14:textId="77777777">
        <w:trPr>
          <w:trHeight w:val="243"/>
        </w:trPr>
        <w:tc>
          <w:tcPr>
            <w:tcW w:w="649" w:type="dxa"/>
            <w:tcBorders>
              <w:top w:val="single" w:sz="8" w:space="0" w:color="1C1D1E"/>
              <w:left w:val="single" w:sz="8" w:space="0" w:color="1C1D1E"/>
              <w:bottom w:val="single" w:sz="8" w:space="0" w:color="1C1D1E"/>
              <w:right w:val="single" w:sz="8" w:space="0" w:color="1C1D1E"/>
            </w:tcBorders>
          </w:tcPr>
          <w:p w14:paraId="4698D001"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051"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6F708602"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QMCHN</w:t>
            </w:r>
          </w:p>
        </w:tc>
        <w:tc>
          <w:tcPr>
            <w:tcW w:w="5130" w:type="dxa"/>
            <w:tcBorders>
              <w:top w:val="single" w:sz="8" w:space="0" w:color="1C1D1E"/>
              <w:left w:val="single" w:sz="8" w:space="0" w:color="1C1D1E"/>
              <w:bottom w:val="single" w:sz="8" w:space="0" w:color="1C1D1E"/>
              <w:right w:val="single" w:sz="8" w:space="0" w:color="1C1D1E"/>
            </w:tcBorders>
          </w:tcPr>
          <w:p w14:paraId="4AD1FE27" w14:textId="77777777" w:rsidR="00644C69" w:rsidRDefault="00635DE6">
            <w:pPr>
              <w:spacing w:line="240" w:lineRule="auto"/>
              <w:rPr>
                <w:rFonts w:ascii="Times New Roman" w:eastAsia="Times New Roman" w:hAnsi="Times New Roman" w:cs="Times New Roman"/>
              </w:rPr>
            </w:pPr>
            <w:r>
              <w:rPr>
                <w:rFonts w:ascii="Times New Roman" w:eastAsia="Times New Roman" w:hAnsi="Times New Roman" w:cs="Times New Roman"/>
              </w:rPr>
              <w:t>Routing parameter</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750FE8B8"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0.3</w:t>
            </w:r>
          </w:p>
        </w:tc>
        <w:tc>
          <w:tcPr>
            <w:tcW w:w="1350" w:type="dxa"/>
            <w:tcBorders>
              <w:top w:val="single" w:sz="8" w:space="0" w:color="1C1D1E"/>
              <w:left w:val="single" w:sz="8" w:space="0" w:color="1C1D1E"/>
              <w:bottom w:val="single" w:sz="8" w:space="0" w:color="1C1D1E"/>
              <w:right w:val="single" w:sz="8" w:space="0" w:color="1C1D1E"/>
            </w:tcBorders>
            <w:tcMar>
              <w:top w:w="20" w:type="dxa"/>
              <w:left w:w="20" w:type="dxa"/>
              <w:bottom w:w="100" w:type="dxa"/>
              <w:right w:w="20" w:type="dxa"/>
            </w:tcMar>
            <w:vAlign w:val="bottom"/>
          </w:tcPr>
          <w:p w14:paraId="7E5FD0C7" w14:textId="77777777" w:rsidR="00644C69" w:rsidRDefault="00635DE6">
            <w:pPr>
              <w:spacing w:line="240" w:lineRule="auto"/>
              <w:jc w:val="center"/>
              <w:rPr>
                <w:rFonts w:ascii="Times New Roman" w:eastAsia="Times New Roman" w:hAnsi="Times New Roman" w:cs="Times New Roman"/>
              </w:rPr>
            </w:pPr>
            <w:r>
              <w:rPr>
                <w:rFonts w:ascii="Times New Roman" w:eastAsia="Times New Roman" w:hAnsi="Times New Roman" w:cs="Times New Roman"/>
              </w:rPr>
              <w:t>1.9</w:t>
            </w:r>
          </w:p>
        </w:tc>
      </w:tr>
    </w:tbl>
    <w:p w14:paraId="7A1A7A17" w14:textId="77777777" w:rsidR="00644C69" w:rsidRDefault="00644C69">
      <w:pPr>
        <w:jc w:val="both"/>
        <w:rPr>
          <w:rFonts w:ascii="Calibri" w:eastAsia="Calibri" w:hAnsi="Calibri" w:cs="Calibri"/>
          <w:sz w:val="24"/>
          <w:szCs w:val="24"/>
        </w:rPr>
      </w:pPr>
    </w:p>
    <w:p w14:paraId="64CAAAB5" w14:textId="77777777" w:rsidR="00644C69" w:rsidRDefault="00644C69">
      <w:pPr>
        <w:jc w:val="both"/>
        <w:rPr>
          <w:rFonts w:ascii="Calibri" w:eastAsia="Calibri" w:hAnsi="Calibri" w:cs="Calibri"/>
          <w:sz w:val="24"/>
          <w:szCs w:val="24"/>
        </w:rPr>
      </w:pPr>
    </w:p>
    <w:p w14:paraId="4E03C063" w14:textId="77777777" w:rsidR="00644C69" w:rsidRDefault="00635D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5.6. Stepwise line search </w:t>
      </w:r>
    </w:p>
    <w:p w14:paraId="00F87F9E" w14:textId="77777777"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a stepwise line search approach to obtain the best fit parameter set. We use the square root of the mean square errors (i.e., the difference between observed and simulated flows) as an objective function. Stepwise line search follows the following s</w:t>
      </w:r>
      <w:r>
        <w:rPr>
          <w:rFonts w:ascii="Times New Roman" w:eastAsia="Times New Roman" w:hAnsi="Times New Roman" w:cs="Times New Roman"/>
          <w:sz w:val="24"/>
          <w:szCs w:val="24"/>
        </w:rPr>
        <w:t>teps: 1) start with the a priori estimates of the hydrologic model parameters, (2) with the rest of the parameter estimates fixed to the a priori, increase or decrease the value of the first parameter by one step to the direction of decreasing objective fu</w:t>
      </w:r>
      <w:r>
        <w:rPr>
          <w:rFonts w:ascii="Times New Roman" w:eastAsia="Times New Roman" w:hAnsi="Times New Roman" w:cs="Times New Roman"/>
          <w:sz w:val="24"/>
          <w:szCs w:val="24"/>
        </w:rPr>
        <w:t xml:space="preserve">nction value, (3) with the first parameter now set to the new (or old, if the objective function value did not decrease) value, decrease or increase the value of the second parameter by one step to the direction of decreasing objective function value, (4) </w:t>
      </w:r>
      <w:r>
        <w:rPr>
          <w:rFonts w:ascii="Times New Roman" w:eastAsia="Times New Roman" w:hAnsi="Times New Roman" w:cs="Times New Roman"/>
          <w:sz w:val="24"/>
          <w:szCs w:val="24"/>
        </w:rPr>
        <w:t>repeat Step 3 until the objective function is minimized with respect to each of all remaining parameters, (5) repeat Steps 2 through 4 until no further reduction in the objective function is realized.</w:t>
      </w:r>
    </w:p>
    <w:p w14:paraId="58448838" w14:textId="77777777" w:rsidR="00644C69" w:rsidRDefault="00644C69">
      <w:pPr>
        <w:jc w:val="both"/>
        <w:rPr>
          <w:rFonts w:ascii="Times New Roman" w:eastAsia="Times New Roman" w:hAnsi="Times New Roman" w:cs="Times New Roman"/>
          <w:sz w:val="24"/>
          <w:szCs w:val="24"/>
        </w:rPr>
      </w:pPr>
    </w:p>
    <w:p w14:paraId="582AB28C" w14:textId="77777777" w:rsidR="00644C69" w:rsidRDefault="00635D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5.7. Precalibration</w:t>
      </w:r>
    </w:p>
    <w:p w14:paraId="791080DE" w14:textId="77777777" w:rsidR="00644C69" w:rsidRDefault="00635D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precalibration approach applie</w:t>
      </w:r>
      <w:r>
        <w:rPr>
          <w:rFonts w:ascii="Times New Roman" w:eastAsia="Times New Roman" w:hAnsi="Times New Roman" w:cs="Times New Roman"/>
          <w:sz w:val="24"/>
          <w:szCs w:val="24"/>
        </w:rPr>
        <w:t>s a screening criterion to a large ensemble of hydrologic model runs and removes the model runs that do not align with the observed data. The remaining model runs and their corresponding parameter sets will approximate the desired posterior and posterior p</w:t>
      </w:r>
      <w:r>
        <w:rPr>
          <w:rFonts w:ascii="Times New Roman" w:eastAsia="Times New Roman" w:hAnsi="Times New Roman" w:cs="Times New Roman"/>
          <w:sz w:val="24"/>
          <w:szCs w:val="24"/>
        </w:rPr>
        <w:t>redictive distributions. We begin with an initial ensemble of 5,000 model runs with input parameters settings selected from a 12-dimensional Latin hypercube design. From the initial ensemble, we select a subset of 165 runs that fulfilled the following scre</w:t>
      </w:r>
      <w:r>
        <w:rPr>
          <w:rFonts w:ascii="Times New Roman" w:eastAsia="Times New Roman" w:hAnsi="Times New Roman" w:cs="Times New Roman"/>
          <w:sz w:val="24"/>
          <w:szCs w:val="24"/>
        </w:rPr>
        <w:t>ening criteria: 1) hydrological model output (streamflow) at each observation date must be greater than 25% of the observed streamflow; and 2)  hydrological model output (streamflow) at each observation date must be less than 175% of the observed streamflo</w:t>
      </w:r>
      <w:r>
        <w:rPr>
          <w:rFonts w:ascii="Times New Roman" w:eastAsia="Times New Roman" w:hAnsi="Times New Roman" w:cs="Times New Roman"/>
          <w:sz w:val="24"/>
          <w:szCs w:val="24"/>
        </w:rPr>
        <w:t>w. We extract the corresponding parameter values and outputs to construct Figures 3 - 7.</w:t>
      </w:r>
    </w:p>
    <w:p w14:paraId="092CC6F4" w14:textId="77777777" w:rsidR="00644C69" w:rsidRDefault="00644C69">
      <w:pPr>
        <w:jc w:val="both"/>
        <w:rPr>
          <w:rFonts w:ascii="Times New Roman" w:eastAsia="Times New Roman" w:hAnsi="Times New Roman" w:cs="Times New Roman"/>
          <w:sz w:val="24"/>
          <w:szCs w:val="24"/>
        </w:rPr>
      </w:pPr>
    </w:p>
    <w:p w14:paraId="15D92D53" w14:textId="77777777" w:rsidR="00644C69" w:rsidRDefault="00635D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5.8. Evaluation Metrics</w:t>
      </w:r>
    </w:p>
    <w:p w14:paraId="47AC82D9" w14:textId="77777777" w:rsidR="00644C69" w:rsidRDefault="00635DE6">
      <w:pPr>
        <w:ind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employ both deterministic and probabilistic metrics to assess the quality of model calibration. Specifically, the following four metrics ar</w:t>
      </w:r>
      <w:r>
        <w:rPr>
          <w:rFonts w:ascii="Times New Roman" w:eastAsia="Times New Roman" w:hAnsi="Times New Roman" w:cs="Times New Roman"/>
          <w:sz w:val="24"/>
          <w:szCs w:val="24"/>
        </w:rPr>
        <w:t xml:space="preserve">e considered: Kling-Gupta Efficiency (KGE), Brier skill score (BSS), mean continuous ranked probability skill score (CRPSS), and Relative Operating Characteristics (ROC) curve. </w:t>
      </w:r>
    </w:p>
    <w:p w14:paraId="4024936D" w14:textId="77777777" w:rsidR="00644C69" w:rsidRDefault="00644C69">
      <w:pPr>
        <w:jc w:val="both"/>
        <w:rPr>
          <w:rFonts w:ascii="Times New Roman" w:eastAsia="Times New Roman" w:hAnsi="Times New Roman" w:cs="Times New Roman"/>
          <w:b/>
          <w:sz w:val="24"/>
          <w:szCs w:val="24"/>
        </w:rPr>
      </w:pPr>
    </w:p>
    <w:p w14:paraId="56389935" w14:textId="77777777" w:rsidR="00644C69" w:rsidRDefault="00635D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Kling-Gupta Efficiency (KGE)</w:t>
      </w:r>
    </w:p>
    <w:p w14:paraId="545A7393" w14:textId="77777777" w:rsidR="00644C69" w:rsidRDefault="00635DE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KGE (Gupta et al., 2009) provides direct ass</w:t>
      </w:r>
      <w:r>
        <w:rPr>
          <w:rFonts w:ascii="Times New Roman" w:eastAsia="Times New Roman" w:hAnsi="Times New Roman" w:cs="Times New Roman"/>
          <w:sz w:val="24"/>
          <w:szCs w:val="24"/>
        </w:rPr>
        <w:t>essment of four aspects of streamflow time series, namely shape, timing, water balance and variability. It is widely used to indicate how well the model output fit the observations. It assesses the fit between modelled and observed values on a scale of –in</w:t>
      </w:r>
      <w:r>
        <w:rPr>
          <w:rFonts w:ascii="Times New Roman" w:eastAsia="Times New Roman" w:hAnsi="Times New Roman" w:cs="Times New Roman"/>
          <w:sz w:val="24"/>
          <w:szCs w:val="24"/>
        </w:rPr>
        <w:t xml:space="preserve">finity to 1, with 1 indicating a perfect match and decreasing KGEs indicating decreasing fits between model results and observations. The KGE is computed as follows:   </w:t>
      </w:r>
    </w:p>
    <w:p w14:paraId="2D10A8C4" w14:textId="77777777" w:rsidR="00644C69" w:rsidRDefault="00635DE6">
      <w:pPr>
        <w:tabs>
          <w:tab w:val="left" w:pos="8910"/>
        </w:tabs>
        <w:spacing w:before="120" w:after="120"/>
        <w:rPr>
          <w:rFonts w:ascii="Times New Roman" w:eastAsia="Times New Roman" w:hAnsi="Times New Roman" w:cs="Times New Roman"/>
          <w:sz w:val="24"/>
          <w:szCs w:val="24"/>
        </w:rPr>
      </w:pPr>
      <m:oMath>
        <m:r>
          <w:rPr>
            <w:rFonts w:ascii="Cambria Math" w:eastAsia="Cambria Math" w:hAnsi="Cambria Math" w:cs="Cambria Math"/>
            <w:sz w:val="24"/>
            <w:szCs w:val="24"/>
          </w:rPr>
          <m:t xml:space="preserve">                                         </m:t>
        </m:r>
        <m:r>
          <w:rPr>
            <w:rFonts w:ascii="Cambria Math" w:eastAsia="Cambria Math" w:hAnsi="Cambria Math" w:cs="Cambria Math"/>
            <w:sz w:val="24"/>
            <w:szCs w:val="24"/>
          </w:rPr>
          <m:t>KGE</m:t>
        </m:r>
        <m:r>
          <w:rPr>
            <w:rFonts w:ascii="Cambria Math" w:eastAsia="Cambria Math" w:hAnsi="Cambria Math" w:cs="Cambria Math"/>
            <w:sz w:val="24"/>
            <w:szCs w:val="24"/>
          </w:rPr>
          <m:t>=1-</m:t>
        </m:r>
        <m:rad>
          <m:radPr>
            <m:degHide m:val="1"/>
            <m:ctrlPr>
              <w:rPr>
                <w:rFonts w:ascii="Cambria Math" w:eastAsia="Cambria Math" w:hAnsi="Cambria Math" w:cs="Cambria Math"/>
                <w:sz w:val="24"/>
                <w:szCs w:val="24"/>
              </w:rPr>
            </m:ctrlPr>
          </m:radPr>
          <m:deg/>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m:t>
                </m:r>
                <m:r>
                  <w:rPr>
                    <w:rFonts w:ascii="Cambria Math" w:eastAsia="Cambria Math" w:hAnsi="Cambria Math" w:cs="Cambria Math"/>
                    <w:sz w:val="24"/>
                    <w:szCs w:val="24"/>
                  </w:rPr>
                  <m:t>r</m:t>
                </m:r>
                <m:r>
                  <w:rPr>
                    <w:rFonts w:ascii="Cambria Math" w:eastAsia="Cambria Math" w:hAnsi="Cambria Math" w:cs="Cambria Math"/>
                    <w:sz w:val="24"/>
                    <w:szCs w:val="24"/>
                  </w:rPr>
                  <m:t>-</m:t>
                </m:r>
                <m:r>
                  <w:rPr>
                    <w:rFonts w:ascii="Cambria Math" w:eastAsia="Cambria Math" w:hAnsi="Cambria Math" w:cs="Cambria Math"/>
                    <w:sz w:val="24"/>
                    <w:szCs w:val="24"/>
                  </w:rPr>
                  <m:t>1)</m:t>
                </m:r>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m:t>
                </m:r>
                <m:r>
                  <w:rPr>
                    <w:rFonts w:ascii="Cambria Math" w:eastAsia="Cambria Math" w:hAnsi="Cambria Math" w:cs="Cambria Math"/>
                    <w:sz w:val="24"/>
                    <w:szCs w:val="24"/>
                  </w:rPr>
                  <m:t>α</m:t>
                </m:r>
                <m:r>
                  <w:rPr>
                    <w:rFonts w:ascii="Cambria Math" w:eastAsia="Cambria Math" w:hAnsi="Cambria Math" w:cs="Cambria Math"/>
                    <w:sz w:val="24"/>
                    <w:szCs w:val="24"/>
                  </w:rPr>
                  <m:t>-</m:t>
                </m:r>
                <m:r>
                  <w:rPr>
                    <w:rFonts w:ascii="Cambria Math" w:eastAsia="Cambria Math" w:hAnsi="Cambria Math" w:cs="Cambria Math"/>
                    <w:sz w:val="24"/>
                    <w:szCs w:val="24"/>
                  </w:rPr>
                  <m:t>1)</m:t>
                </m:r>
              </m:e>
              <m:sup>
                <m:r>
                  <w:rPr>
                    <w:rFonts w:ascii="Cambria Math" w:eastAsia="Cambria Math" w:hAnsi="Cambria Math" w:cs="Cambria Math"/>
                    <w:sz w:val="24"/>
                    <w:szCs w:val="24"/>
                  </w:rPr>
                  <m:t>2</m:t>
                </m:r>
              </m:sup>
            </m:sSup>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m:t>
                </m:r>
                <m:r>
                  <w:rPr>
                    <w:rFonts w:ascii="Cambria Math" w:eastAsia="Cambria Math" w:hAnsi="Cambria Math" w:cs="Cambria Math"/>
                    <w:sz w:val="24"/>
                    <w:szCs w:val="24"/>
                  </w:rPr>
                  <m:t>β</m:t>
                </m:r>
                <m:r>
                  <w:rPr>
                    <w:rFonts w:ascii="Cambria Math" w:eastAsia="Cambria Math" w:hAnsi="Cambria Math" w:cs="Cambria Math"/>
                    <w:sz w:val="24"/>
                    <w:szCs w:val="24"/>
                  </w:rPr>
                  <m:t>-</m:t>
                </m:r>
                <m:r>
                  <w:rPr>
                    <w:rFonts w:ascii="Cambria Math" w:eastAsia="Cambria Math" w:hAnsi="Cambria Math" w:cs="Cambria Math"/>
                    <w:sz w:val="24"/>
                    <w:szCs w:val="24"/>
                  </w:rPr>
                  <m:t>1)</m:t>
                </m:r>
              </m:e>
              <m:sup>
                <m:r>
                  <w:rPr>
                    <w:rFonts w:ascii="Cambria Math" w:eastAsia="Cambria Math" w:hAnsi="Cambria Math" w:cs="Cambria Math"/>
                    <w:sz w:val="24"/>
                    <w:szCs w:val="24"/>
                  </w:rPr>
                  <m:t>2</m:t>
                </m:r>
              </m:sup>
            </m:sSup>
          </m:e>
        </m:rad>
        <m:r>
          <w:rPr>
            <w:rFonts w:ascii="Cambria Math" w:eastAsia="Cambria Math" w:hAnsi="Cambria Math" w:cs="Cambria Math"/>
            <w:sz w:val="24"/>
            <w:szCs w:val="24"/>
          </w:rPr>
          <m:t>,</m:t>
        </m:r>
      </m:oMath>
      <w:r>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ab/>
        <w:t xml:space="preserve">                                                                                                                   </w:t>
      </w:r>
    </w:p>
    <w:p w14:paraId="7327434A" w14:textId="77777777" w:rsidR="00644C69" w:rsidRDefault="00635D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w:rPr>
            <w:rFonts w:ascii="Cambria Math" w:eastAsia="Cambria Math" w:hAnsi="Cambria Math" w:cs="Cambria Math"/>
            <w:sz w:val="24"/>
            <w:szCs w:val="24"/>
          </w:rPr>
          <m:t>r</m:t>
        </m:r>
      </m:oMath>
      <w:r>
        <w:rPr>
          <w:rFonts w:ascii="Times New Roman" w:eastAsia="Times New Roman" w:hAnsi="Times New Roman" w:cs="Times New Roman"/>
          <w:sz w:val="24"/>
          <w:szCs w:val="24"/>
        </w:rPr>
        <w:t xml:space="preserve"> is the linear</w:t>
      </w:r>
      <w:r>
        <w:rPr>
          <w:rFonts w:ascii="Times New Roman" w:eastAsia="Times New Roman" w:hAnsi="Times New Roman" w:cs="Times New Roman"/>
          <w:sz w:val="24"/>
          <w:szCs w:val="24"/>
        </w:rPr>
        <w:t xml:space="preserve"> correlation between observations and simulations, </w:t>
      </w:r>
      <m:oMath>
        <m:r>
          <w:rPr>
            <w:rFonts w:ascii="Cambria Math" w:eastAsia="Cambria Math" w:hAnsi="Cambria Math" w:cs="Cambria Math"/>
            <w:sz w:val="24"/>
            <w:szCs w:val="24"/>
          </w:rPr>
          <m:t xml:space="preserve"> </m:t>
        </m:r>
        <m:r>
          <w:rPr>
            <w:rFonts w:ascii="Cambria Math" w:eastAsia="Cambria Math" w:hAnsi="Cambria Math" w:cs="Cambria Math"/>
            <w:sz w:val="24"/>
            <w:szCs w:val="24"/>
          </w:rPr>
          <m:t>α</m:t>
        </m:r>
      </m:oMath>
      <w:r>
        <w:rPr>
          <w:rFonts w:ascii="Times New Roman" w:eastAsia="Times New Roman" w:hAnsi="Times New Roman" w:cs="Times New Roman"/>
          <w:sz w:val="24"/>
          <w:szCs w:val="24"/>
        </w:rPr>
        <w:t xml:space="preserve"> a measure of relative variability (ratio of simulated and observed standard deviation), and  </w:t>
      </w:r>
      <m:oMath>
        <m:r>
          <w:rPr>
            <w:rFonts w:ascii="Cambria Math" w:hAnsi="Cambria Math"/>
          </w:rPr>
          <m:t>β</m:t>
        </m:r>
      </m:oMath>
      <w:r>
        <w:rPr>
          <w:rFonts w:ascii="Times New Roman" w:eastAsia="Times New Roman" w:hAnsi="Times New Roman" w:cs="Times New Roman"/>
          <w:sz w:val="24"/>
          <w:szCs w:val="24"/>
        </w:rPr>
        <w:t xml:space="preserve">  a bias term (ratio of simulated and observed means).   </w:t>
      </w:r>
    </w:p>
    <w:p w14:paraId="444D50CA" w14:textId="77777777" w:rsidR="00644C69" w:rsidRDefault="00644C69">
      <w:pPr>
        <w:jc w:val="both"/>
        <w:rPr>
          <w:rFonts w:ascii="Times New Roman" w:eastAsia="Times New Roman" w:hAnsi="Times New Roman" w:cs="Times New Roman"/>
          <w:sz w:val="24"/>
          <w:szCs w:val="24"/>
        </w:rPr>
      </w:pPr>
    </w:p>
    <w:p w14:paraId="6521263A" w14:textId="77777777" w:rsidR="00644C69" w:rsidRDefault="00635D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Brier Skill Score (BSS)</w:t>
      </w:r>
      <w:r>
        <w:rPr>
          <w:rFonts w:ascii="Times New Roman" w:eastAsia="Times New Roman" w:hAnsi="Times New Roman" w:cs="Times New Roman"/>
          <w:b/>
          <w:sz w:val="24"/>
          <w:szCs w:val="24"/>
        </w:rPr>
        <w:tab/>
      </w:r>
    </w:p>
    <w:p w14:paraId="43C47EE6" w14:textId="77777777" w:rsidR="00644C69" w:rsidRDefault="00635DE6">
      <w:pPr>
        <w:tabs>
          <w:tab w:val="left" w:pos="450"/>
        </w:tabs>
        <w:ind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Brier score (BS) is an</w:t>
      </w:r>
      <w:r>
        <w:rPr>
          <w:rFonts w:ascii="Times New Roman" w:eastAsia="Times New Roman" w:hAnsi="Times New Roman" w:cs="Times New Roman"/>
          <w:sz w:val="24"/>
          <w:szCs w:val="24"/>
        </w:rPr>
        <w:t>alogous to the mean squared error, but where forecast is a probability, and the observation is either a 0 or 1 (Brown et al. 2010). The BS is given by</w:t>
      </w:r>
    </w:p>
    <w:p w14:paraId="644512BF" w14:textId="77777777" w:rsidR="00644C69" w:rsidRDefault="00635DE6">
      <w:pPr>
        <w:tabs>
          <w:tab w:val="center" w:pos="4680"/>
          <w:tab w:val="righ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36"/>
          <w:szCs w:val="36"/>
          <w:vertAlign w:val="subscript"/>
        </w:rPr>
        <w:drawing>
          <wp:inline distT="0" distB="0" distL="114300" distR="114300" wp14:anchorId="11C3AA3F" wp14:editId="1A66EC82">
            <wp:extent cx="1729740" cy="461644"/>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1729740" cy="461644"/>
                    </a:xfrm>
                    <a:prstGeom prst="rect">
                      <a:avLst/>
                    </a:prstGeom>
                    <a:ln/>
                  </pic:spPr>
                </pic:pic>
              </a:graphicData>
            </a:graphic>
          </wp:inline>
        </w:drawing>
      </w:r>
      <w:r>
        <w:rPr>
          <w:rFonts w:ascii="Times New Roman" w:eastAsia="Times New Roman" w:hAnsi="Times New Roman" w:cs="Times New Roman"/>
          <w:sz w:val="24"/>
          <w:szCs w:val="24"/>
        </w:rPr>
        <w:tab/>
        <w:t>(2)</w:t>
      </w:r>
    </w:p>
    <w:p w14:paraId="48ED1762" w14:textId="77777777" w:rsidR="00644C69" w:rsidRDefault="00635DE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the probability of </w:t>
      </w:r>
      <w:r>
        <w:rPr>
          <w:rFonts w:ascii="Times New Roman" w:eastAsia="Times New Roman" w:hAnsi="Times New Roman" w:cs="Times New Roman"/>
          <w:i/>
          <w:sz w:val="24"/>
          <w:szCs w:val="24"/>
        </w:rPr>
        <w:t>X</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 xml:space="preserve"> to exceed a fixed threshold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is </w:t>
      </w:r>
    </w:p>
    <w:p w14:paraId="4AA6D6F4" w14:textId="77777777" w:rsidR="00644C69" w:rsidRDefault="00635DE6">
      <w:pPr>
        <w:tabs>
          <w:tab w:val="center" w:pos="4680"/>
          <w:tab w:val="righ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36"/>
          <w:szCs w:val="36"/>
          <w:vertAlign w:val="subscript"/>
        </w:rPr>
        <w:drawing>
          <wp:inline distT="0" distB="0" distL="114300" distR="114300" wp14:anchorId="798C04D9" wp14:editId="0BA2FFEE">
            <wp:extent cx="1286510" cy="25908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1286510" cy="259080"/>
                    </a:xfrm>
                    <a:prstGeom prst="rect">
                      <a:avLst/>
                    </a:prstGeom>
                    <a:ln/>
                  </pic:spPr>
                </pic:pic>
              </a:graphicData>
            </a:graphic>
          </wp:inline>
        </w:drawing>
      </w:r>
      <w:r>
        <w:rPr>
          <w:rFonts w:ascii="Times New Roman" w:eastAsia="Times New Roman" w:hAnsi="Times New Roman" w:cs="Times New Roman"/>
          <w:sz w:val="24"/>
          <w:szCs w:val="24"/>
        </w:rPr>
        <w:tab/>
        <w:t>(3)</w:t>
      </w:r>
    </w:p>
    <w:p w14:paraId="7D912BFF" w14:textId="77777777" w:rsidR="00644C69" w:rsidRDefault="00635DE6">
      <w:pPr>
        <w:rPr>
          <w:rFonts w:ascii="Times New Roman" w:eastAsia="Times New Roman" w:hAnsi="Times New Roman" w:cs="Times New Roman"/>
          <w:sz w:val="24"/>
          <w:szCs w:val="24"/>
        </w:rPr>
      </w:pP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is again the total number of forecast-observation pairs, and</w:t>
      </w:r>
    </w:p>
    <w:p w14:paraId="4551E247" w14:textId="77777777" w:rsidR="00644C69" w:rsidRDefault="00635DE6">
      <w:pPr>
        <w:tabs>
          <w:tab w:val="center" w:pos="4680"/>
          <w:tab w:val="righ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36"/>
          <w:szCs w:val="36"/>
          <w:vertAlign w:val="subscript"/>
        </w:rPr>
        <w:drawing>
          <wp:inline distT="0" distB="0" distL="114300" distR="114300" wp14:anchorId="0741141F" wp14:editId="66ADA7C0">
            <wp:extent cx="1569720" cy="45275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1569720" cy="452755"/>
                    </a:xfrm>
                    <a:prstGeom prst="rect">
                      <a:avLst/>
                    </a:prstGeom>
                    <a:ln/>
                  </pic:spPr>
                </pic:pic>
              </a:graphicData>
            </a:graphic>
          </wp:inline>
        </w:drawing>
      </w:r>
      <w:r>
        <w:rPr>
          <w:rFonts w:ascii="Times New Roman" w:eastAsia="Times New Roman" w:hAnsi="Times New Roman" w:cs="Times New Roman"/>
          <w:sz w:val="24"/>
          <w:szCs w:val="24"/>
        </w:rPr>
        <w:tab/>
        <w:t>(4)</w:t>
      </w:r>
    </w:p>
    <w:p w14:paraId="71629562" w14:textId="77777777" w:rsidR="00644C69" w:rsidRDefault="00635DE6">
      <w:pP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compare the skill score of the main forecast system with respect to the reference forecast, it is convenient to define the Brier Skill Score (BSS):</w:t>
      </w:r>
    </w:p>
    <w:p w14:paraId="6E09B767" w14:textId="77777777" w:rsidR="00644C69" w:rsidRDefault="00635DE6">
      <w:pPr>
        <w:tabs>
          <w:tab w:val="center" w:pos="4680"/>
          <w:tab w:val="righ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36"/>
          <w:szCs w:val="36"/>
          <w:vertAlign w:val="subscript"/>
        </w:rPr>
        <w:drawing>
          <wp:inline distT="0" distB="0" distL="114300" distR="114300" wp14:anchorId="2F095D53" wp14:editId="154DF433">
            <wp:extent cx="1286510" cy="461644"/>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1286510" cy="461644"/>
                    </a:xfrm>
                    <a:prstGeom prst="rect">
                      <a:avLst/>
                    </a:prstGeom>
                    <a:ln/>
                  </pic:spPr>
                </pic:pic>
              </a:graphicData>
            </a:graphic>
          </wp:inline>
        </w:drawing>
      </w:r>
      <w:r>
        <w:rPr>
          <w:rFonts w:ascii="Times New Roman" w:eastAsia="Times New Roman" w:hAnsi="Times New Roman" w:cs="Times New Roman"/>
          <w:sz w:val="24"/>
          <w:szCs w:val="24"/>
        </w:rPr>
        <w:tab/>
        <w:t>(5)</w:t>
      </w:r>
    </w:p>
    <w:p w14:paraId="05CDCC5A" w14:textId="77777777" w:rsidR="00644C69" w:rsidRDefault="00635DE6">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where BS</w:t>
      </w:r>
      <w:r>
        <w:rPr>
          <w:rFonts w:ascii="Times New Roman" w:eastAsia="Times New Roman" w:hAnsi="Times New Roman" w:cs="Times New Roman"/>
          <w:sz w:val="24"/>
          <w:szCs w:val="24"/>
          <w:vertAlign w:val="subscript"/>
        </w:rPr>
        <w:t>main</w:t>
      </w:r>
      <w:r>
        <w:rPr>
          <w:rFonts w:ascii="Times New Roman" w:eastAsia="Times New Roman" w:hAnsi="Times New Roman" w:cs="Times New Roman"/>
          <w:sz w:val="24"/>
          <w:szCs w:val="24"/>
        </w:rPr>
        <w:t xml:space="preserve"> and BS</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vertAlign w:val="subscript"/>
        </w:rPr>
        <w:t>eference</w:t>
      </w:r>
      <w:r>
        <w:rPr>
          <w:rFonts w:ascii="Times New Roman" w:eastAsia="Times New Roman" w:hAnsi="Times New Roman" w:cs="Times New Roman"/>
          <w:sz w:val="24"/>
          <w:szCs w:val="24"/>
        </w:rPr>
        <w:t xml:space="preserve"> are the BS values for the main forecasting system (i.e., the system to be evaluated) and reference forecasting system, respectively. Any positive values of the BSS, from 0 to 1, indicate that the main forecasting system performed better than the r</w:t>
      </w:r>
      <w:r>
        <w:rPr>
          <w:rFonts w:ascii="Times New Roman" w:eastAsia="Times New Roman" w:hAnsi="Times New Roman" w:cs="Times New Roman"/>
          <w:sz w:val="24"/>
          <w:szCs w:val="24"/>
        </w:rPr>
        <w:t xml:space="preserve">eference forecasting system. </w:t>
      </w:r>
      <w:r>
        <w:rPr>
          <w:rFonts w:ascii="Times New Roman" w:eastAsia="Times New Roman" w:hAnsi="Times New Roman" w:cs="Times New Roman"/>
          <w:sz w:val="24"/>
          <w:szCs w:val="24"/>
          <w:highlight w:val="white"/>
        </w:rPr>
        <w:t xml:space="preserve">Thus, a BSS of 0 indicates no skill and a BSS of 1 indicates perfect skill. </w:t>
      </w:r>
    </w:p>
    <w:p w14:paraId="43255BC2" w14:textId="77777777" w:rsidR="00644C69" w:rsidRDefault="00644C69">
      <w:pPr>
        <w:rPr>
          <w:rFonts w:ascii="Times New Roman" w:eastAsia="Times New Roman" w:hAnsi="Times New Roman" w:cs="Times New Roman"/>
          <w:sz w:val="24"/>
          <w:szCs w:val="24"/>
        </w:rPr>
      </w:pPr>
    </w:p>
    <w:p w14:paraId="0B3DEAC3" w14:textId="77777777" w:rsidR="00644C69" w:rsidRDefault="00635D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 Continuous Ranked Probability Skill Score (CRPSS)</w:t>
      </w:r>
    </w:p>
    <w:p w14:paraId="6163E0AD" w14:textId="77777777" w:rsidR="00644C69" w:rsidRDefault="00635D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Continuous Ranked Probability Score (CRPS), which is less sensitive to sampling uncertai</w:t>
      </w:r>
      <w:r>
        <w:rPr>
          <w:rFonts w:ascii="Times New Roman" w:eastAsia="Times New Roman" w:hAnsi="Times New Roman" w:cs="Times New Roman"/>
          <w:sz w:val="24"/>
          <w:szCs w:val="24"/>
        </w:rPr>
        <w:t xml:space="preserve">nty, is used to measure the integrated square difference between the cumulative distribution function (cdf) of a forecast, </w:t>
      </w:r>
      <w:r>
        <w:rPr>
          <w:rFonts w:ascii="Times New Roman" w:eastAsia="Times New Roman" w:hAnsi="Times New Roman" w:cs="Times New Roman"/>
          <w:noProof/>
          <w:sz w:val="36"/>
          <w:szCs w:val="36"/>
          <w:vertAlign w:val="subscript"/>
        </w:rPr>
        <w:drawing>
          <wp:inline distT="0" distB="0" distL="114300" distR="114300" wp14:anchorId="6A9E0119" wp14:editId="4A9CFB3E">
            <wp:extent cx="358140" cy="25908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58140" cy="259080"/>
                    </a:xfrm>
                    <a:prstGeom prst="rect">
                      <a:avLst/>
                    </a:prstGeom>
                    <a:ln/>
                  </pic:spPr>
                </pic:pic>
              </a:graphicData>
            </a:graphic>
          </wp:inline>
        </w:drawing>
      </w:r>
      <w:r>
        <w:rPr>
          <w:rFonts w:ascii="Times New Roman" w:eastAsia="Times New Roman" w:hAnsi="Times New Roman" w:cs="Times New Roman"/>
          <w:sz w:val="24"/>
          <w:szCs w:val="24"/>
        </w:rPr>
        <w:t xml:space="preserve">,  and the corresponding cdf of the observation, </w:t>
      </w:r>
      <w:r>
        <w:rPr>
          <w:rFonts w:ascii="Times New Roman" w:eastAsia="Times New Roman" w:hAnsi="Times New Roman" w:cs="Times New Roman"/>
          <w:noProof/>
          <w:sz w:val="36"/>
          <w:szCs w:val="36"/>
          <w:vertAlign w:val="subscript"/>
        </w:rPr>
        <w:drawing>
          <wp:inline distT="0" distB="0" distL="114300" distR="114300" wp14:anchorId="035F473A" wp14:editId="793C3D68">
            <wp:extent cx="358140" cy="25908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58140" cy="259080"/>
                    </a:xfrm>
                    <a:prstGeom prst="rect">
                      <a:avLst/>
                    </a:prstGeom>
                    <a:ln/>
                  </pic:spPr>
                </pic:pic>
              </a:graphicData>
            </a:graphic>
          </wp:inline>
        </w:drawing>
      </w:r>
      <w:r>
        <w:rPr>
          <w:rFonts w:ascii="Times New Roman" w:eastAsia="Times New Roman" w:hAnsi="Times New Roman" w:cs="Times New Roman"/>
          <w:sz w:val="24"/>
          <w:szCs w:val="24"/>
        </w:rPr>
        <w:t>. The CRPS is given by</w:t>
      </w:r>
    </w:p>
    <w:p w14:paraId="4FAF42A2" w14:textId="77777777" w:rsidR="00644C69" w:rsidRDefault="00635DE6">
      <w:pPr>
        <w:tabs>
          <w:tab w:val="center" w:pos="4680"/>
          <w:tab w:val="righ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36"/>
          <w:szCs w:val="36"/>
          <w:vertAlign w:val="subscript"/>
        </w:rPr>
        <w:drawing>
          <wp:inline distT="0" distB="0" distL="114300" distR="114300" wp14:anchorId="170CA79C" wp14:editId="5B86C3A4">
            <wp:extent cx="1927860" cy="461644"/>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1927860" cy="461644"/>
                    </a:xfrm>
                    <a:prstGeom prst="rect">
                      <a:avLst/>
                    </a:prstGeom>
                    <a:ln/>
                  </pic:spPr>
                </pic:pic>
              </a:graphicData>
            </a:graphic>
          </wp:inline>
        </w:drawing>
      </w:r>
      <w:r>
        <w:rPr>
          <w:rFonts w:ascii="Times New Roman" w:eastAsia="Times New Roman" w:hAnsi="Times New Roman" w:cs="Times New Roman"/>
          <w:sz w:val="24"/>
          <w:szCs w:val="24"/>
        </w:rPr>
        <w:tab/>
        <w:t>(8)</w:t>
      </w:r>
    </w:p>
    <w:p w14:paraId="119C2F60" w14:textId="77777777" w:rsidR="00644C69" w:rsidRDefault="00635D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the skill of the main forecasting system</w:t>
      </w:r>
      <w:r>
        <w:rPr>
          <w:rFonts w:ascii="Times New Roman" w:eastAsia="Times New Roman" w:hAnsi="Times New Roman" w:cs="Times New Roman"/>
          <w:sz w:val="24"/>
          <w:szCs w:val="24"/>
        </w:rPr>
        <w:t xml:space="preserve"> relative to </w:t>
      </w:r>
      <w:r>
        <w:rPr>
          <w:rFonts w:ascii="Times New Roman" w:eastAsia="Times New Roman" w:hAnsi="Times New Roman" w:cs="Times New Roman"/>
          <w:sz w:val="24"/>
          <w:szCs w:val="24"/>
          <w:highlight w:val="white"/>
        </w:rPr>
        <w:t>the reference forecast</w:t>
      </w:r>
      <w:r>
        <w:rPr>
          <w:rFonts w:ascii="Times New Roman" w:eastAsia="Times New Roman" w:hAnsi="Times New Roman" w:cs="Times New Roman"/>
          <w:sz w:val="24"/>
          <w:szCs w:val="24"/>
        </w:rPr>
        <w:t xml:space="preserve"> system, the associated skill score, the Mean Continuous Ranked Probability Skill Score (CRPSS), is defined as:</w:t>
      </w:r>
    </w:p>
    <w:p w14:paraId="2FD22648" w14:textId="77777777" w:rsidR="00644C69" w:rsidRDefault="00644C69">
      <w:pPr>
        <w:jc w:val="both"/>
        <w:rPr>
          <w:rFonts w:ascii="Times New Roman" w:eastAsia="Times New Roman" w:hAnsi="Times New Roman" w:cs="Times New Roman"/>
          <w:sz w:val="24"/>
          <w:szCs w:val="24"/>
        </w:rPr>
      </w:pPr>
    </w:p>
    <w:p w14:paraId="2C1358AC" w14:textId="77777777" w:rsidR="00644C69" w:rsidRDefault="00635DE6">
      <w:pPr>
        <w:tabs>
          <w:tab w:val="center" w:pos="4680"/>
          <w:tab w:val="righ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36"/>
          <w:szCs w:val="36"/>
          <w:vertAlign w:val="subscript"/>
        </w:rPr>
        <w:drawing>
          <wp:inline distT="0" distB="0" distL="114300" distR="114300" wp14:anchorId="5C0C5EB7" wp14:editId="619A8126">
            <wp:extent cx="1659254" cy="461644"/>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1659254" cy="461644"/>
                    </a:xfrm>
                    <a:prstGeom prst="rect">
                      <a:avLst/>
                    </a:prstGeom>
                    <a:ln/>
                  </pic:spPr>
                </pic:pic>
              </a:graphicData>
            </a:graphic>
          </wp:inline>
        </w:drawing>
      </w:r>
      <w:r>
        <w:rPr>
          <w:rFonts w:ascii="Times New Roman" w:eastAsia="Times New Roman" w:hAnsi="Times New Roman" w:cs="Times New Roman"/>
          <w:sz w:val="24"/>
          <w:szCs w:val="24"/>
        </w:rPr>
        <w:tab/>
        <w:t>(9)</w:t>
      </w:r>
    </w:p>
    <w:p w14:paraId="7D3D8104" w14:textId="77777777" w:rsidR="00644C69" w:rsidRDefault="00644C69">
      <w:pPr>
        <w:rPr>
          <w:rFonts w:ascii="Times New Roman" w:eastAsia="Times New Roman" w:hAnsi="Times New Roman" w:cs="Times New Roman"/>
          <w:sz w:val="24"/>
          <w:szCs w:val="24"/>
        </w:rPr>
      </w:pPr>
    </w:p>
    <w:p w14:paraId="3B8B820C" w14:textId="77777777" w:rsidR="00644C69" w:rsidRDefault="00635D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CRPS is averaged across </w:t>
      </w:r>
      <w:r>
        <w:rPr>
          <w:rFonts w:ascii="Times New Roman" w:eastAsia="Times New Roman" w:hAnsi="Times New Roman" w:cs="Times New Roman"/>
          <w:noProof/>
          <w:sz w:val="36"/>
          <w:szCs w:val="36"/>
          <w:vertAlign w:val="subscript"/>
        </w:rPr>
        <w:drawing>
          <wp:inline distT="0" distB="0" distL="114300" distR="114300" wp14:anchorId="7F597381" wp14:editId="25B120DD">
            <wp:extent cx="179070" cy="17907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179070" cy="179070"/>
                    </a:xfrm>
                    <a:prstGeom prst="rect">
                      <a:avLst/>
                    </a:prstGeom>
                    <a:ln/>
                  </pic:spPr>
                </pic:pic>
              </a:graphicData>
            </a:graphic>
          </wp:inline>
        </w:drawing>
      </w:r>
      <w:r>
        <w:rPr>
          <w:rFonts w:ascii="Times New Roman" w:eastAsia="Times New Roman" w:hAnsi="Times New Roman" w:cs="Times New Roman"/>
          <w:sz w:val="24"/>
          <w:szCs w:val="24"/>
        </w:rPr>
        <w:t xml:space="preserve"> pairs of forecasts and observations to calculate mean CRPS of the main forecast system (</w:t>
      </w:r>
      <w:r>
        <w:rPr>
          <w:rFonts w:ascii="Times New Roman" w:eastAsia="Times New Roman" w:hAnsi="Times New Roman" w:cs="Times New Roman"/>
          <w:noProof/>
          <w:sz w:val="36"/>
          <w:szCs w:val="36"/>
          <w:vertAlign w:val="subscript"/>
        </w:rPr>
        <w:drawing>
          <wp:inline distT="0" distB="0" distL="114300" distR="114300" wp14:anchorId="174681A6" wp14:editId="06E87C19">
            <wp:extent cx="655320" cy="17907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655320" cy="179070"/>
                    </a:xfrm>
                    <a:prstGeom prst="rect">
                      <a:avLst/>
                    </a:prstGeom>
                    <a:ln/>
                  </pic:spPr>
                </pic:pic>
              </a:graphicData>
            </a:graphic>
          </wp:inline>
        </w:drawing>
      </w:r>
      <w:r>
        <w:rPr>
          <w:rFonts w:ascii="Times New Roman" w:eastAsia="Times New Roman" w:hAnsi="Times New Roman" w:cs="Times New Roman"/>
          <w:sz w:val="24"/>
          <w:szCs w:val="24"/>
        </w:rPr>
        <w:t>) and reference forecast system (</w:t>
      </w:r>
      <w:r>
        <w:rPr>
          <w:rFonts w:ascii="Times New Roman" w:eastAsia="Times New Roman" w:hAnsi="Times New Roman" w:cs="Times New Roman"/>
          <w:noProof/>
          <w:sz w:val="36"/>
          <w:szCs w:val="36"/>
          <w:vertAlign w:val="subscript"/>
        </w:rPr>
        <w:drawing>
          <wp:inline distT="0" distB="0" distL="114300" distR="114300" wp14:anchorId="1FED86CD" wp14:editId="76593764">
            <wp:extent cx="735330" cy="17907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735330" cy="179070"/>
                    </a:xfrm>
                    <a:prstGeom prst="rect">
                      <a:avLst/>
                    </a:prstGeom>
                    <a:ln/>
                  </pic:spPr>
                </pic:pic>
              </a:graphicData>
            </a:graphic>
          </wp:inline>
        </w:drawing>
      </w:r>
      <w:r>
        <w:rPr>
          <w:rFonts w:ascii="Gungsuh" w:eastAsia="Gungsuh" w:hAnsi="Gungsuh" w:cs="Gungsuh"/>
          <w:sz w:val="24"/>
          <w:szCs w:val="24"/>
        </w:rPr>
        <w:t xml:space="preserve">). The CRPSS ranges from -∞ to 1, with negative scores indicating that the system to be evaluated has worse CRPS than the reference </w:t>
      </w:r>
      <w:r>
        <w:rPr>
          <w:rFonts w:ascii="Gungsuh" w:eastAsia="Gungsuh" w:hAnsi="Gungsuh" w:cs="Gungsuh"/>
          <w:sz w:val="24"/>
          <w:szCs w:val="24"/>
        </w:rPr>
        <w:t>forecasting system, while positive scores indicate a higher skill for the main forecasting system compared to the reference forecasting system, with 1 indicating perfect skill.</w:t>
      </w:r>
    </w:p>
    <w:p w14:paraId="7208C91E" w14:textId="77777777" w:rsidR="00644C69" w:rsidRDefault="00644C69">
      <w:pPr>
        <w:jc w:val="both"/>
        <w:rPr>
          <w:rFonts w:ascii="Times New Roman" w:eastAsia="Times New Roman" w:hAnsi="Times New Roman" w:cs="Times New Roman"/>
          <w:sz w:val="24"/>
          <w:szCs w:val="24"/>
        </w:rPr>
      </w:pPr>
    </w:p>
    <w:p w14:paraId="56187E08" w14:textId="77777777" w:rsidR="00644C69" w:rsidRDefault="00635DE6">
      <w:pPr>
        <w:spacing w:after="16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Relative operating characteristic (ROC) curve</w:t>
      </w:r>
    </w:p>
    <w:p w14:paraId="04A7D5BF" w14:textId="77777777" w:rsidR="00644C69" w:rsidRDefault="00635DE6">
      <w:pPr>
        <w:tabs>
          <w:tab w:val="left" w:pos="450"/>
        </w:tabs>
        <w:ind w:firstLine="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ROC curve is a measure of the quality of probability forecasts that relates the probability of detection (PoD) or true alarm to the corresponding probability of false detection (PoFD) or false-alarm rate, as a decision threshold is varied across the fu</w:t>
      </w:r>
      <w:r>
        <w:rPr>
          <w:rFonts w:ascii="Times New Roman" w:eastAsia="Times New Roman" w:hAnsi="Times New Roman" w:cs="Times New Roman"/>
          <w:sz w:val="24"/>
          <w:szCs w:val="24"/>
          <w:highlight w:val="white"/>
        </w:rPr>
        <w:t>ll range of a continuous prediction quantity. For a particular threshold, the PoD is given by</w:t>
      </w:r>
    </w:p>
    <w:p w14:paraId="35BFB5E3" w14:textId="77777777" w:rsidR="00644C69" w:rsidRDefault="00644C69">
      <w:pPr>
        <w:ind w:firstLine="720"/>
        <w:jc w:val="both"/>
        <w:rPr>
          <w:rFonts w:ascii="Times New Roman" w:eastAsia="Times New Roman" w:hAnsi="Times New Roman" w:cs="Times New Roman"/>
          <w:sz w:val="24"/>
          <w:szCs w:val="24"/>
          <w:highlight w:val="white"/>
        </w:rPr>
      </w:pPr>
    </w:p>
    <w:p w14:paraId="16B19378" w14:textId="77777777" w:rsidR="00644C69" w:rsidRDefault="00635DE6">
      <w:pPr>
        <w:tabs>
          <w:tab w:val="center" w:pos="4680"/>
          <w:tab w:val="righ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36"/>
          <w:szCs w:val="36"/>
          <w:vertAlign w:val="subscript"/>
        </w:rPr>
        <w:drawing>
          <wp:inline distT="0" distB="0" distL="114300" distR="114300" wp14:anchorId="57AEFE1F" wp14:editId="6F57E2C5">
            <wp:extent cx="2200910" cy="55626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2200910" cy="556260"/>
                    </a:xfrm>
                    <a:prstGeom prst="rect">
                      <a:avLst/>
                    </a:prstGeom>
                    <a:ln/>
                  </pic:spPr>
                </pic:pic>
              </a:graphicData>
            </a:graphic>
          </wp:inline>
        </w:drawing>
      </w:r>
      <w:r>
        <w:rPr>
          <w:rFonts w:ascii="Times New Roman" w:eastAsia="Times New Roman" w:hAnsi="Times New Roman" w:cs="Times New Roman"/>
          <w:sz w:val="24"/>
          <w:szCs w:val="24"/>
        </w:rPr>
        <w:tab/>
        <w:t>(10)</w:t>
      </w:r>
    </w:p>
    <w:p w14:paraId="35731971" w14:textId="77777777" w:rsidR="00644C69" w:rsidRDefault="00635DE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noProof/>
          <w:sz w:val="24"/>
          <w:szCs w:val="24"/>
        </w:rPr>
        <w:drawing>
          <wp:inline distT="0" distB="0" distL="114300" distR="114300" wp14:anchorId="19A394E8" wp14:editId="33944D24">
            <wp:extent cx="179070" cy="17907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179070" cy="179070"/>
                    </a:xfrm>
                    <a:prstGeom prst="rect">
                      <a:avLst/>
                    </a:prstGeom>
                    <a:ln/>
                  </pic:spPr>
                </pic:pic>
              </a:graphicData>
            </a:graphic>
          </wp:inline>
        </w:drawing>
      </w:r>
      <w:r>
        <w:rPr>
          <w:rFonts w:ascii="Times New Roman" w:eastAsia="Times New Roman" w:hAnsi="Times New Roman" w:cs="Times New Roman"/>
          <w:sz w:val="24"/>
          <w:szCs w:val="24"/>
        </w:rPr>
        <w:t xml:space="preserve"> denotes the indicator function and </w:t>
      </w:r>
      <w:r>
        <w:rPr>
          <w:rFonts w:ascii="Times New Roman" w:eastAsia="Times New Roman" w:hAnsi="Times New Roman" w:cs="Times New Roman"/>
          <w:noProof/>
          <w:sz w:val="36"/>
          <w:szCs w:val="36"/>
          <w:vertAlign w:val="subscript"/>
        </w:rPr>
        <w:drawing>
          <wp:inline distT="0" distB="0" distL="114300" distR="114300" wp14:anchorId="5B603525" wp14:editId="14E3A8D5">
            <wp:extent cx="179070" cy="17907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179070" cy="179070"/>
                    </a:xfrm>
                    <a:prstGeom prst="rect">
                      <a:avLst/>
                    </a:prstGeom>
                    <a:ln/>
                  </pic:spPr>
                </pic:pic>
              </a:graphicData>
            </a:graphic>
          </wp:inline>
        </w:drawing>
      </w:r>
      <w:r>
        <w:rPr>
          <w:rFonts w:ascii="Times New Roman" w:eastAsia="Times New Roman" w:hAnsi="Times New Roman" w:cs="Times New Roman"/>
          <w:sz w:val="24"/>
          <w:szCs w:val="24"/>
        </w:rPr>
        <w:t xml:space="preserve"> denotes the probability threshold at which the event triggers some action. Similarly, the PoFD can be expres</w:t>
      </w:r>
      <w:r>
        <w:rPr>
          <w:rFonts w:ascii="Times New Roman" w:eastAsia="Times New Roman" w:hAnsi="Times New Roman" w:cs="Times New Roman"/>
          <w:sz w:val="24"/>
          <w:szCs w:val="24"/>
        </w:rPr>
        <w:t xml:space="preserve">sed as </w:t>
      </w:r>
    </w:p>
    <w:p w14:paraId="1BA3DC65" w14:textId="77777777" w:rsidR="00644C69" w:rsidRDefault="00644C69">
      <w:pPr>
        <w:rPr>
          <w:rFonts w:ascii="Times New Roman" w:eastAsia="Times New Roman" w:hAnsi="Times New Roman" w:cs="Times New Roman"/>
          <w:sz w:val="24"/>
          <w:szCs w:val="24"/>
        </w:rPr>
      </w:pPr>
    </w:p>
    <w:p w14:paraId="784AC815" w14:textId="77777777" w:rsidR="00644C69" w:rsidRDefault="00635DE6">
      <w:pPr>
        <w:tabs>
          <w:tab w:val="center" w:pos="4680"/>
          <w:tab w:val="righ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36"/>
          <w:szCs w:val="36"/>
          <w:vertAlign w:val="subscript"/>
        </w:rPr>
        <w:drawing>
          <wp:inline distT="0" distB="0" distL="114300" distR="114300" wp14:anchorId="7CD0A56D" wp14:editId="6B6753AF">
            <wp:extent cx="2186940" cy="55626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2186940" cy="556260"/>
                    </a:xfrm>
                    <a:prstGeom prst="rect">
                      <a:avLst/>
                    </a:prstGeom>
                    <a:ln/>
                  </pic:spPr>
                </pic:pic>
              </a:graphicData>
            </a:graphic>
          </wp:inline>
        </w:drawing>
      </w:r>
      <w:r>
        <w:rPr>
          <w:rFonts w:ascii="Times New Roman" w:eastAsia="Times New Roman" w:hAnsi="Times New Roman" w:cs="Times New Roman"/>
          <w:sz w:val="24"/>
          <w:szCs w:val="24"/>
        </w:rPr>
        <w:tab/>
        <w:t>(11)</w:t>
      </w:r>
    </w:p>
    <w:p w14:paraId="67EAD313" w14:textId="77777777" w:rsidR="00644C69" w:rsidRDefault="00644C69">
      <w:pPr>
        <w:rPr>
          <w:rFonts w:ascii="Times New Roman" w:eastAsia="Times New Roman" w:hAnsi="Times New Roman" w:cs="Times New Roman"/>
          <w:sz w:val="24"/>
          <w:szCs w:val="24"/>
        </w:rPr>
      </w:pPr>
    </w:p>
    <w:p w14:paraId="36B06D13" w14:textId="77777777" w:rsidR="00644C69" w:rsidRDefault="00635DE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 between PoD and PoFD is assumed bivariate normal such that</w:t>
      </w:r>
    </w:p>
    <w:p w14:paraId="29553E55" w14:textId="77777777" w:rsidR="00644C69" w:rsidRDefault="00644C69">
      <w:pPr>
        <w:rPr>
          <w:rFonts w:ascii="Times New Roman" w:eastAsia="Times New Roman" w:hAnsi="Times New Roman" w:cs="Times New Roman"/>
          <w:sz w:val="24"/>
          <w:szCs w:val="24"/>
        </w:rPr>
      </w:pPr>
    </w:p>
    <w:p w14:paraId="464500D8" w14:textId="77777777" w:rsidR="00644C69" w:rsidRDefault="00635DE6">
      <w:pPr>
        <w:tabs>
          <w:tab w:val="center" w:pos="4680"/>
          <w:tab w:val="righ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36"/>
          <w:szCs w:val="36"/>
          <w:vertAlign w:val="subscript"/>
        </w:rPr>
        <w:drawing>
          <wp:inline distT="0" distB="0" distL="114300" distR="114300" wp14:anchorId="760261F9" wp14:editId="547581F8">
            <wp:extent cx="1659254" cy="25908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1659254" cy="259080"/>
                    </a:xfrm>
                    <a:prstGeom prst="rect">
                      <a:avLst/>
                    </a:prstGeom>
                    <a:ln/>
                  </pic:spPr>
                </pic:pic>
              </a:graphicData>
            </a:graphic>
          </wp:inline>
        </w:drawing>
      </w:r>
      <w:r>
        <w:rPr>
          <w:rFonts w:ascii="Times New Roman" w:eastAsia="Times New Roman" w:hAnsi="Times New Roman" w:cs="Times New Roman"/>
          <w:sz w:val="24"/>
          <w:szCs w:val="24"/>
        </w:rPr>
        <w:tab/>
        <w:t>(12)</w:t>
      </w:r>
    </w:p>
    <w:p w14:paraId="603E40A0" w14:textId="77777777" w:rsidR="00644C69" w:rsidRDefault="00644C69">
      <w:pPr>
        <w:rPr>
          <w:rFonts w:ascii="Times New Roman" w:eastAsia="Times New Roman" w:hAnsi="Times New Roman" w:cs="Times New Roman"/>
          <w:sz w:val="24"/>
          <w:szCs w:val="24"/>
        </w:rPr>
      </w:pPr>
    </w:p>
    <w:p w14:paraId="4F421204" w14:textId="77777777" w:rsidR="00644C69" w:rsidRDefault="00635D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noProof/>
          <w:sz w:val="36"/>
          <w:szCs w:val="36"/>
          <w:vertAlign w:val="subscript"/>
        </w:rPr>
        <w:drawing>
          <wp:inline distT="0" distB="0" distL="114300" distR="114300" wp14:anchorId="3B07F251" wp14:editId="3AE7E47E">
            <wp:extent cx="1008380" cy="46164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1008380" cy="461644"/>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36"/>
          <w:szCs w:val="36"/>
          <w:vertAlign w:val="subscript"/>
        </w:rPr>
        <w:drawing>
          <wp:inline distT="0" distB="0" distL="114300" distR="114300" wp14:anchorId="6D359228" wp14:editId="3B35074F">
            <wp:extent cx="655320" cy="461644"/>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655320" cy="461644"/>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36"/>
          <w:szCs w:val="36"/>
          <w:vertAlign w:val="subscript"/>
        </w:rPr>
        <w:drawing>
          <wp:inline distT="0" distB="0" distL="114300" distR="114300" wp14:anchorId="7C66486C" wp14:editId="7AF5588F">
            <wp:extent cx="179070" cy="17907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79070" cy="179070"/>
                    </a:xfrm>
                    <a:prstGeom prst="rect">
                      <a:avLst/>
                    </a:prstGeom>
                    <a:ln/>
                  </pic:spPr>
                </pic:pic>
              </a:graphicData>
            </a:graphic>
          </wp:inline>
        </w:drawing>
      </w:r>
      <w:r>
        <w:rPr>
          <w:rFonts w:ascii="Times New Roman" w:eastAsia="Times New Roman" w:hAnsi="Times New Roman" w:cs="Times New Roman"/>
          <w:sz w:val="24"/>
          <w:szCs w:val="24"/>
        </w:rPr>
        <w:t xml:space="preserve"> is the cdf of the standard normal distribution. </w:t>
      </w:r>
      <w:r>
        <w:rPr>
          <w:rFonts w:ascii="Times New Roman" w:eastAsia="Times New Roman" w:hAnsi="Times New Roman" w:cs="Times New Roman"/>
          <w:noProof/>
          <w:sz w:val="36"/>
          <w:szCs w:val="36"/>
          <w:vertAlign w:val="subscript"/>
        </w:rPr>
        <w:drawing>
          <wp:inline distT="0" distB="0" distL="114300" distR="114300" wp14:anchorId="31535392" wp14:editId="64B9D7FC">
            <wp:extent cx="259080" cy="25908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259080" cy="259080"/>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36"/>
          <w:szCs w:val="36"/>
          <w:vertAlign w:val="subscript"/>
        </w:rPr>
        <w:drawing>
          <wp:inline distT="0" distB="0" distL="114300" distR="114300" wp14:anchorId="489FD77B" wp14:editId="371A69F8">
            <wp:extent cx="358140" cy="25908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358140" cy="259080"/>
                    </a:xfrm>
                    <a:prstGeom prst="rect">
                      <a:avLst/>
                    </a:prstGeom>
                    <a:ln/>
                  </pic:spPr>
                </pic:pic>
              </a:graphicData>
            </a:graphic>
          </wp:inline>
        </w:drawing>
      </w:r>
      <w:r>
        <w:rPr>
          <w:rFonts w:ascii="Times New Roman" w:eastAsia="Times New Roman" w:hAnsi="Times New Roman" w:cs="Times New Roman"/>
          <w:sz w:val="24"/>
          <w:szCs w:val="24"/>
        </w:rPr>
        <w:t xml:space="preserve"> are the means while </w:t>
      </w:r>
      <w:r>
        <w:rPr>
          <w:rFonts w:ascii="Times New Roman" w:eastAsia="Times New Roman" w:hAnsi="Times New Roman" w:cs="Times New Roman"/>
          <w:noProof/>
          <w:sz w:val="36"/>
          <w:szCs w:val="36"/>
          <w:vertAlign w:val="subscript"/>
        </w:rPr>
        <w:drawing>
          <wp:inline distT="0" distB="0" distL="114300" distR="114300" wp14:anchorId="0B60123C" wp14:editId="7FA831AE">
            <wp:extent cx="259080" cy="25908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259080" cy="259080"/>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36"/>
          <w:szCs w:val="36"/>
          <w:vertAlign w:val="subscript"/>
        </w:rPr>
        <w:drawing>
          <wp:inline distT="0" distB="0" distL="114300" distR="114300" wp14:anchorId="7286CEA7" wp14:editId="38B2D2FB">
            <wp:extent cx="358140" cy="25908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358140" cy="259080"/>
                    </a:xfrm>
                    <a:prstGeom prst="rect">
                      <a:avLst/>
                    </a:prstGeom>
                    <a:ln/>
                  </pic:spPr>
                </pic:pic>
              </a:graphicData>
            </a:graphic>
          </wp:inline>
        </w:drawing>
      </w:r>
      <w:r>
        <w:rPr>
          <w:rFonts w:ascii="Times New Roman" w:eastAsia="Times New Roman" w:hAnsi="Times New Roman" w:cs="Times New Roman"/>
          <w:sz w:val="24"/>
          <w:szCs w:val="24"/>
        </w:rPr>
        <w:t xml:space="preserve"> denote the standard deviations of the PoD and PoFD, respectively. The ROC curve plots the PoD (fraction of true alarms) against the PoFD (fraction of false alarms) for all possible values of the decision threshold,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[0,1], noting that an ensemble forecas</w:t>
      </w:r>
      <w:r>
        <w:rPr>
          <w:rFonts w:ascii="Times New Roman" w:eastAsia="Times New Roman" w:hAnsi="Times New Roman" w:cs="Times New Roman"/>
          <w:sz w:val="24"/>
          <w:szCs w:val="24"/>
        </w:rPr>
        <w:t xml:space="preserve">t is essentially a step function, with as many possible values of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as the number of ensemble members. The ROC score is based on the area underneath the ROC curve, which is normalized by the area under curve of the reference forecast. </w:t>
      </w:r>
    </w:p>
    <w:p w14:paraId="34B9FFC4" w14:textId="77777777" w:rsidR="00644C69" w:rsidRDefault="00644C69">
      <w:pPr>
        <w:jc w:val="both"/>
        <w:rPr>
          <w:rFonts w:ascii="Times New Roman" w:eastAsia="Times New Roman" w:hAnsi="Times New Roman" w:cs="Times New Roman"/>
          <w:sz w:val="24"/>
          <w:szCs w:val="24"/>
          <w:highlight w:val="white"/>
        </w:rPr>
      </w:pPr>
    </w:p>
    <w:p w14:paraId="5E95D3A6" w14:textId="77777777" w:rsidR="00644C69" w:rsidRDefault="00635DE6">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5.9. Flood Damage E</w:t>
      </w:r>
      <w:r>
        <w:rPr>
          <w:rFonts w:ascii="Times New Roman" w:eastAsia="Times New Roman" w:hAnsi="Times New Roman" w:cs="Times New Roman"/>
          <w:b/>
          <w:sz w:val="24"/>
          <w:szCs w:val="24"/>
        </w:rPr>
        <w:t>stimates</w:t>
      </w:r>
    </w:p>
    <w:p w14:paraId="34E57227" w14:textId="77777777" w:rsidR="00644C69" w:rsidRDefault="00635DE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We calculate total damage to flood hazards. We consider 2,000 hypothetical houses to compute damage from flood hazards. Common vulnerability models are depth-damage functions that quantify the damages for a certain depth of water in a house. A co</w:t>
      </w:r>
      <w:r>
        <w:rPr>
          <w:rFonts w:ascii="Times New Roman" w:eastAsia="Times New Roman" w:hAnsi="Times New Roman" w:cs="Times New Roman"/>
          <w:sz w:val="24"/>
          <w:szCs w:val="24"/>
        </w:rPr>
        <w:t xml:space="preserve">mmon source of depth-damage functions in damage assessment studies in the U.S. is Hazard U.S. (HAZUS) provided by the Federal Emergency Management Agency (FEMA). </w:t>
      </w:r>
    </w:p>
    <w:p w14:paraId="61591CC1" w14:textId="77777777" w:rsidR="00644C69" w:rsidRDefault="00644C69">
      <w:pPr>
        <w:spacing w:line="240" w:lineRule="auto"/>
        <w:jc w:val="both"/>
        <w:rPr>
          <w:rFonts w:ascii="Times New Roman" w:eastAsia="Times New Roman" w:hAnsi="Times New Roman" w:cs="Times New Roman"/>
          <w:sz w:val="24"/>
          <w:szCs w:val="24"/>
        </w:rPr>
      </w:pPr>
    </w:p>
    <w:p w14:paraId="32B1091B" w14:textId="77777777" w:rsidR="00644C69" w:rsidRDefault="00635DE6">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 FaMoS (FaMoS details goes into the Appendix)</w:t>
      </w:r>
    </w:p>
    <w:p w14:paraId="4CB7275A" w14:textId="77777777" w:rsidR="00644C69" w:rsidRDefault="00644C69">
      <w:pPr>
        <w:ind w:firstLine="720"/>
        <w:jc w:val="both"/>
        <w:rPr>
          <w:rFonts w:ascii="Times New Roman" w:eastAsia="Times New Roman" w:hAnsi="Times New Roman" w:cs="Times New Roman"/>
          <w:sz w:val="24"/>
          <w:szCs w:val="24"/>
          <w:highlight w:val="white"/>
        </w:rPr>
      </w:pPr>
    </w:p>
    <w:p w14:paraId="296D79AB" w14:textId="77777777" w:rsidR="00644C69" w:rsidRDefault="00635DE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67E16405" w14:textId="77777777" w:rsidR="00644C69" w:rsidRDefault="00635DE6">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This study was co-</w:t>
      </w:r>
      <w:r>
        <w:rPr>
          <w:rFonts w:ascii="Times New Roman" w:eastAsia="Times New Roman" w:hAnsi="Times New Roman" w:cs="Times New Roman"/>
          <w:sz w:val="24"/>
          <w:szCs w:val="24"/>
        </w:rPr>
        <w:t xml:space="preserve">supported by the US Department of Energy, Office of Science through the  Program on Coupled Human and Earth Systems (PCHES) under DOE Cooperative Agreement No. DE-SC0016162 as well as the Penn State Center for Climate Risk Management. </w:t>
      </w:r>
      <w:r>
        <w:rPr>
          <w:rFonts w:ascii="Times New Roman" w:eastAsia="Times New Roman" w:hAnsi="Times New Roman" w:cs="Times New Roman"/>
          <w:sz w:val="24"/>
          <w:szCs w:val="24"/>
          <w:highlight w:val="white"/>
        </w:rPr>
        <w:t xml:space="preserve"> We thank Rob Nichola</w:t>
      </w:r>
      <w:r>
        <w:rPr>
          <w:rFonts w:ascii="Times New Roman" w:eastAsia="Times New Roman" w:hAnsi="Times New Roman" w:cs="Times New Roman"/>
          <w:sz w:val="24"/>
          <w:szCs w:val="24"/>
          <w:highlight w:val="white"/>
        </w:rPr>
        <w:t xml:space="preserve">s, Skip Wishbone, Dave Judi, and the PSIRC team for inputs.  </w:t>
      </w:r>
      <w:r>
        <w:rPr>
          <w:rFonts w:ascii="Times New Roman" w:eastAsia="Times New Roman" w:hAnsi="Times New Roman" w:cs="Times New Roman"/>
          <w:sz w:val="24"/>
          <w:szCs w:val="24"/>
        </w:rPr>
        <w:t>All errors and opinions (unless cited) are those of the authors and not of the funding entities.</w:t>
      </w:r>
    </w:p>
    <w:p w14:paraId="4CC6F7EC" w14:textId="77777777" w:rsidR="00644C69" w:rsidRDefault="00644C69">
      <w:pPr>
        <w:ind w:firstLine="720"/>
        <w:jc w:val="both"/>
        <w:rPr>
          <w:rFonts w:ascii="Times New Roman" w:eastAsia="Times New Roman" w:hAnsi="Times New Roman" w:cs="Times New Roman"/>
          <w:sz w:val="24"/>
          <w:szCs w:val="24"/>
          <w:highlight w:val="white"/>
        </w:rPr>
      </w:pPr>
    </w:p>
    <w:p w14:paraId="0821E5FD" w14:textId="77777777" w:rsidR="00644C69" w:rsidRDefault="00635D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Disclaimer and License</w:t>
      </w:r>
    </w:p>
    <w:p w14:paraId="1780D8CE" w14:textId="77777777" w:rsidR="00644C69" w:rsidRDefault="00635DE6">
      <w:pPr>
        <w:ind w:firstLine="45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results, data, software tools, and other resources related to this work will be available under the GNU general public open-source license, as-is, without warranty of any kind, expressed or implied. In no event shall the authors or copyright holders be</w:t>
      </w:r>
      <w:r>
        <w:rPr>
          <w:rFonts w:ascii="Times New Roman" w:eastAsia="Times New Roman" w:hAnsi="Times New Roman" w:cs="Times New Roman"/>
          <w:sz w:val="24"/>
          <w:szCs w:val="24"/>
        </w:rPr>
        <w:t xml:space="preserve"> liable for any claim, damages, or other liability in connection with the use of these resources. This is academic research and not designed to be used to guide a specific decision. </w:t>
      </w:r>
    </w:p>
    <w:p w14:paraId="450A0BA9" w14:textId="77777777" w:rsidR="00644C69" w:rsidRDefault="00644C69">
      <w:pPr>
        <w:spacing w:line="240" w:lineRule="auto"/>
        <w:rPr>
          <w:rFonts w:ascii="Times New Roman" w:eastAsia="Times New Roman" w:hAnsi="Times New Roman" w:cs="Times New Roman"/>
          <w:b/>
          <w:sz w:val="24"/>
          <w:szCs w:val="24"/>
        </w:rPr>
      </w:pPr>
    </w:p>
    <w:p w14:paraId="2D6E2E68" w14:textId="77777777" w:rsidR="00644C69" w:rsidRDefault="00635DE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 contributions</w:t>
      </w:r>
    </w:p>
    <w:p w14:paraId="76F727B7" w14:textId="77777777" w:rsidR="00644C69" w:rsidRDefault="00635DE6">
      <w:pPr>
        <w:ind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authors contributed to the study design. S.S. l</w:t>
      </w:r>
      <w:r>
        <w:rPr>
          <w:rFonts w:ascii="Times New Roman" w:eastAsia="Times New Roman" w:hAnsi="Times New Roman" w:cs="Times New Roman"/>
          <w:sz w:val="24"/>
          <w:szCs w:val="24"/>
        </w:rPr>
        <w:t>ed the hydrologic analysis. B.L. constructed the particle-based calibration model. S.S. and B.L. led the calculations. I.S.  performed a code review and edited the paper. S.S., B.L, and K.K wrote the initial draft of the manuscript. All authors revised and</w:t>
      </w:r>
      <w:r>
        <w:rPr>
          <w:rFonts w:ascii="Times New Roman" w:eastAsia="Times New Roman" w:hAnsi="Times New Roman" w:cs="Times New Roman"/>
          <w:sz w:val="24"/>
          <w:szCs w:val="24"/>
        </w:rPr>
        <w:t xml:space="preserve"> edited the manuscript.</w:t>
      </w:r>
    </w:p>
    <w:p w14:paraId="02BB92D1" w14:textId="77777777" w:rsidR="00644C69" w:rsidRDefault="00644C69">
      <w:pPr>
        <w:ind w:firstLine="450"/>
        <w:jc w:val="both"/>
        <w:rPr>
          <w:rFonts w:ascii="Times New Roman" w:eastAsia="Times New Roman" w:hAnsi="Times New Roman" w:cs="Times New Roman"/>
          <w:sz w:val="24"/>
          <w:szCs w:val="24"/>
        </w:rPr>
      </w:pPr>
    </w:p>
    <w:p w14:paraId="70FC0ECD" w14:textId="77777777" w:rsidR="00644C69" w:rsidRDefault="00635D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and Code Availability</w:t>
      </w:r>
    </w:p>
    <w:p w14:paraId="10D0B521" w14:textId="77777777" w:rsidR="00644C69" w:rsidRDefault="00635DE6">
      <w:pPr>
        <w:ind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code used for this analysis and the data required to plot the results will be available through a publically accessible GitHub repository and under the GNU open-access license after acceptance in a peer-reviewed journal.</w:t>
      </w:r>
    </w:p>
    <w:p w14:paraId="31C177B3" w14:textId="77777777" w:rsidR="00644C69" w:rsidRDefault="00644C69">
      <w:pPr>
        <w:ind w:firstLine="450"/>
        <w:jc w:val="both"/>
        <w:rPr>
          <w:rFonts w:ascii="Times New Roman" w:eastAsia="Times New Roman" w:hAnsi="Times New Roman" w:cs="Times New Roman"/>
          <w:sz w:val="24"/>
          <w:szCs w:val="24"/>
        </w:rPr>
      </w:pPr>
    </w:p>
    <w:p w14:paraId="6619D728" w14:textId="77777777" w:rsidR="00644C69" w:rsidRDefault="00635D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Competing interests</w:t>
      </w:r>
    </w:p>
    <w:p w14:paraId="085FFE2A" w14:textId="77777777" w:rsidR="00644C69" w:rsidRDefault="00635DE6">
      <w:pPr>
        <w:spacing w:line="240" w:lineRule="auto"/>
        <w:ind w:firstLine="450"/>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w:t>
      </w:r>
      <w:r>
        <w:rPr>
          <w:rFonts w:ascii="Times New Roman" w:eastAsia="Times New Roman" w:hAnsi="Times New Roman" w:cs="Times New Roman"/>
          <w:sz w:val="24"/>
          <w:szCs w:val="24"/>
        </w:rPr>
        <w:t>s are not aware of any competing financial or nonfinancial interests.</w:t>
      </w:r>
    </w:p>
    <w:p w14:paraId="65A6428F" w14:textId="77777777" w:rsidR="00644C69" w:rsidRDefault="00644C69">
      <w:pPr>
        <w:spacing w:line="240" w:lineRule="auto"/>
        <w:ind w:firstLine="450"/>
        <w:rPr>
          <w:rFonts w:ascii="Times New Roman" w:eastAsia="Times New Roman" w:hAnsi="Times New Roman" w:cs="Times New Roman"/>
          <w:sz w:val="24"/>
          <w:szCs w:val="24"/>
        </w:rPr>
      </w:pPr>
    </w:p>
    <w:p w14:paraId="365455B8" w14:textId="77777777" w:rsidR="00644C69" w:rsidRDefault="00635DE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 &amp; Correspondence</w:t>
      </w:r>
    </w:p>
    <w:p w14:paraId="5C6951A7" w14:textId="77777777" w:rsidR="00644C69" w:rsidRDefault="00635DE6">
      <w:pPr>
        <w:spacing w:line="240" w:lineRule="auto"/>
        <w:ind w:firstLine="45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Correspondence and requests for materials should be addressed to the corresponding author.</w:t>
      </w:r>
    </w:p>
    <w:p w14:paraId="4F6E5D64" w14:textId="77777777" w:rsidR="00644C69" w:rsidRDefault="00644C69">
      <w:pPr>
        <w:rPr>
          <w:rFonts w:ascii="Calibri" w:eastAsia="Calibri" w:hAnsi="Calibri" w:cs="Calibri"/>
          <w:sz w:val="24"/>
          <w:szCs w:val="24"/>
        </w:rPr>
      </w:pPr>
    </w:p>
    <w:p w14:paraId="5801AA7B" w14:textId="77777777" w:rsidR="00644C69" w:rsidRDefault="00635DE6">
      <w:pPr>
        <w:widowControl w:val="0"/>
        <w:pBdr>
          <w:top w:val="nil"/>
          <w:left w:val="nil"/>
          <w:bottom w:val="nil"/>
          <w:right w:val="nil"/>
          <w:between w:val="nil"/>
        </w:pBdr>
        <w:spacing w:after="220" w:line="240" w:lineRule="auto"/>
        <w:ind w:left="440" w:hanging="440"/>
        <w:rPr>
          <w:rFonts w:ascii="Calibri" w:eastAsia="Calibri" w:hAnsi="Calibri" w:cs="Calibri"/>
          <w:b/>
          <w:sz w:val="24"/>
          <w:szCs w:val="24"/>
        </w:rPr>
      </w:pPr>
      <w:r>
        <w:br w:type="page"/>
      </w:r>
    </w:p>
    <w:p w14:paraId="52F612C4" w14:textId="77777777" w:rsidR="00644C69" w:rsidRDefault="00635DE6">
      <w:pPr>
        <w:widowControl w:val="0"/>
        <w:pBdr>
          <w:top w:val="nil"/>
          <w:left w:val="nil"/>
          <w:bottom w:val="nil"/>
          <w:right w:val="nil"/>
          <w:between w:val="nil"/>
        </w:pBdr>
        <w:spacing w:after="220" w:line="240" w:lineRule="auto"/>
        <w:ind w:left="440" w:hanging="440"/>
        <w:rPr>
          <w:rFonts w:ascii="Calibri" w:eastAsia="Calibri" w:hAnsi="Calibri" w:cs="Calibri"/>
          <w:b/>
          <w:sz w:val="24"/>
          <w:szCs w:val="24"/>
        </w:rPr>
      </w:pPr>
      <w:r>
        <w:rPr>
          <w:rFonts w:ascii="Calibri" w:eastAsia="Calibri" w:hAnsi="Calibri" w:cs="Calibri"/>
          <w:b/>
          <w:sz w:val="24"/>
          <w:szCs w:val="24"/>
        </w:rPr>
        <w:lastRenderedPageBreak/>
        <w:t>List of Figures</w:t>
      </w:r>
    </w:p>
    <w:p w14:paraId="453ABA20" w14:textId="77777777" w:rsidR="00644C69" w:rsidRDefault="00635DE6">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F54B9D4" wp14:editId="3069E145">
            <wp:extent cx="5943600" cy="51689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5943600" cy="5168900"/>
                    </a:xfrm>
                    <a:prstGeom prst="rect">
                      <a:avLst/>
                    </a:prstGeom>
                    <a:ln/>
                  </pic:spPr>
                </pic:pic>
              </a:graphicData>
            </a:graphic>
          </wp:inline>
        </w:drawing>
      </w:r>
    </w:p>
    <w:p w14:paraId="79033E0E"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0C709686" w14:textId="77777777" w:rsidR="00644C69" w:rsidRDefault="00635DE6">
      <w:pPr>
        <w:widowControl w:val="0"/>
        <w:pBdr>
          <w:top w:val="nil"/>
          <w:left w:val="nil"/>
          <w:bottom w:val="nil"/>
          <w:right w:val="nil"/>
          <w:between w:val="nil"/>
        </w:pBdr>
        <w:rPr>
          <w:rFonts w:ascii="Calibri" w:eastAsia="Calibri" w:hAnsi="Calibri" w:cs="Calibri"/>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Diagrammatic representation of hydrological model calibration framework. </w:t>
      </w:r>
    </w:p>
    <w:p w14:paraId="564B5AD6"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23E89A83"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2D7C541B"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15B35259"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1B6ADF33"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6E016A36"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47548CC8" w14:textId="77777777" w:rsidR="00644C69" w:rsidRDefault="00635DE6">
      <w:pPr>
        <w:widowControl w:val="0"/>
        <w:pBdr>
          <w:top w:val="nil"/>
          <w:left w:val="nil"/>
          <w:bottom w:val="nil"/>
          <w:right w:val="nil"/>
          <w:between w:val="nil"/>
        </w:pBdr>
        <w:rPr>
          <w:rFonts w:ascii="Calibri" w:eastAsia="Calibri" w:hAnsi="Calibri" w:cs="Calibri"/>
          <w:b/>
          <w:sz w:val="24"/>
          <w:szCs w:val="24"/>
        </w:rPr>
      </w:pPr>
      <w:r>
        <w:rPr>
          <w:rFonts w:ascii="Calibri" w:eastAsia="Calibri" w:hAnsi="Calibri" w:cs="Calibri"/>
          <w:noProof/>
          <w:sz w:val="24"/>
          <w:szCs w:val="24"/>
        </w:rPr>
        <w:lastRenderedPageBreak/>
        <w:drawing>
          <wp:inline distT="114300" distB="114300" distL="114300" distR="114300" wp14:anchorId="68F3D314" wp14:editId="6CF59D40">
            <wp:extent cx="5943600" cy="33909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t="28142" b="32258"/>
                    <a:stretch>
                      <a:fillRect/>
                    </a:stretch>
                  </pic:blipFill>
                  <pic:spPr>
                    <a:xfrm>
                      <a:off x="0" y="0"/>
                      <a:ext cx="5943600" cy="3390900"/>
                    </a:xfrm>
                    <a:prstGeom prst="rect">
                      <a:avLst/>
                    </a:prstGeom>
                    <a:ln/>
                  </pic:spPr>
                </pic:pic>
              </a:graphicData>
            </a:graphic>
          </wp:inline>
        </w:drawing>
      </w:r>
    </w:p>
    <w:p w14:paraId="11A9B58B" w14:textId="77777777" w:rsidR="00644C69" w:rsidRDefault="00635DE6">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Historical time series of water level observation and model simulations obtained using sequential model calibration. We obtain the observation from the United Stat</w:t>
      </w:r>
      <w:r>
        <w:rPr>
          <w:rFonts w:ascii="Times New Roman" w:eastAsia="Times New Roman" w:hAnsi="Times New Roman" w:cs="Times New Roman"/>
          <w:sz w:val="24"/>
          <w:szCs w:val="24"/>
        </w:rPr>
        <w:t xml:space="preserve">es Geological Survey (USGS) gauge records for ID 01554000 located upstream of Selinsgrove, Pennsylvania, USA. </w:t>
      </w:r>
    </w:p>
    <w:p w14:paraId="36A643A7" w14:textId="77777777" w:rsidR="00644C69" w:rsidRDefault="00644C69">
      <w:pPr>
        <w:widowControl w:val="0"/>
        <w:pBdr>
          <w:top w:val="nil"/>
          <w:left w:val="nil"/>
          <w:bottom w:val="nil"/>
          <w:right w:val="nil"/>
          <w:between w:val="nil"/>
        </w:pBdr>
        <w:jc w:val="both"/>
        <w:rPr>
          <w:rFonts w:ascii="Calibri" w:eastAsia="Calibri" w:hAnsi="Calibri" w:cs="Calibri"/>
          <w:sz w:val="24"/>
          <w:szCs w:val="24"/>
        </w:rPr>
      </w:pPr>
    </w:p>
    <w:p w14:paraId="237E3350" w14:textId="77777777" w:rsidR="00644C69" w:rsidRDefault="00644C69">
      <w:pPr>
        <w:widowControl w:val="0"/>
        <w:pBdr>
          <w:top w:val="nil"/>
          <w:left w:val="nil"/>
          <w:bottom w:val="nil"/>
          <w:right w:val="nil"/>
          <w:between w:val="nil"/>
        </w:pBdr>
        <w:jc w:val="both"/>
        <w:rPr>
          <w:rFonts w:ascii="Calibri" w:eastAsia="Calibri" w:hAnsi="Calibri" w:cs="Calibri"/>
          <w:sz w:val="24"/>
          <w:szCs w:val="24"/>
        </w:rPr>
      </w:pPr>
    </w:p>
    <w:p w14:paraId="3B834F24" w14:textId="77777777" w:rsidR="00644C69" w:rsidRDefault="00644C69">
      <w:pPr>
        <w:widowControl w:val="0"/>
        <w:pBdr>
          <w:top w:val="nil"/>
          <w:left w:val="nil"/>
          <w:bottom w:val="nil"/>
          <w:right w:val="nil"/>
          <w:between w:val="nil"/>
        </w:pBdr>
        <w:jc w:val="both"/>
        <w:rPr>
          <w:rFonts w:ascii="Calibri" w:eastAsia="Calibri" w:hAnsi="Calibri" w:cs="Calibri"/>
          <w:sz w:val="24"/>
          <w:szCs w:val="24"/>
        </w:rPr>
      </w:pPr>
    </w:p>
    <w:p w14:paraId="377FF211" w14:textId="77777777" w:rsidR="00644C69" w:rsidRDefault="00644C69">
      <w:pPr>
        <w:widowControl w:val="0"/>
        <w:pBdr>
          <w:top w:val="nil"/>
          <w:left w:val="nil"/>
          <w:bottom w:val="nil"/>
          <w:right w:val="nil"/>
          <w:between w:val="nil"/>
        </w:pBdr>
        <w:jc w:val="both"/>
        <w:rPr>
          <w:rFonts w:ascii="Calibri" w:eastAsia="Calibri" w:hAnsi="Calibri" w:cs="Calibri"/>
          <w:sz w:val="24"/>
          <w:szCs w:val="24"/>
        </w:rPr>
      </w:pPr>
    </w:p>
    <w:p w14:paraId="427655C9" w14:textId="77777777" w:rsidR="00644C69" w:rsidRDefault="00644C69">
      <w:pPr>
        <w:widowControl w:val="0"/>
        <w:pBdr>
          <w:top w:val="nil"/>
          <w:left w:val="nil"/>
          <w:bottom w:val="nil"/>
          <w:right w:val="nil"/>
          <w:between w:val="nil"/>
        </w:pBdr>
        <w:jc w:val="both"/>
        <w:rPr>
          <w:rFonts w:ascii="Calibri" w:eastAsia="Calibri" w:hAnsi="Calibri" w:cs="Calibri"/>
          <w:sz w:val="24"/>
          <w:szCs w:val="24"/>
        </w:rPr>
      </w:pPr>
    </w:p>
    <w:p w14:paraId="50C5D12B" w14:textId="77777777" w:rsidR="00644C69" w:rsidRDefault="00644C69">
      <w:pPr>
        <w:widowControl w:val="0"/>
        <w:pBdr>
          <w:top w:val="nil"/>
          <w:left w:val="nil"/>
          <w:bottom w:val="nil"/>
          <w:right w:val="nil"/>
          <w:between w:val="nil"/>
        </w:pBdr>
        <w:jc w:val="both"/>
        <w:rPr>
          <w:rFonts w:ascii="Calibri" w:eastAsia="Calibri" w:hAnsi="Calibri" w:cs="Calibri"/>
          <w:sz w:val="24"/>
          <w:szCs w:val="24"/>
        </w:rPr>
      </w:pPr>
    </w:p>
    <w:p w14:paraId="4FF62D98" w14:textId="77777777" w:rsidR="00644C69" w:rsidRDefault="00644C69">
      <w:pPr>
        <w:widowControl w:val="0"/>
        <w:pBdr>
          <w:top w:val="nil"/>
          <w:left w:val="nil"/>
          <w:bottom w:val="nil"/>
          <w:right w:val="nil"/>
          <w:between w:val="nil"/>
        </w:pBdr>
        <w:jc w:val="both"/>
        <w:rPr>
          <w:rFonts w:ascii="Calibri" w:eastAsia="Calibri" w:hAnsi="Calibri" w:cs="Calibri"/>
          <w:sz w:val="24"/>
          <w:szCs w:val="24"/>
        </w:rPr>
      </w:pPr>
    </w:p>
    <w:p w14:paraId="32400B4B" w14:textId="77777777" w:rsidR="00644C69" w:rsidRDefault="00644C69">
      <w:pPr>
        <w:widowControl w:val="0"/>
        <w:pBdr>
          <w:top w:val="nil"/>
          <w:left w:val="nil"/>
          <w:bottom w:val="nil"/>
          <w:right w:val="nil"/>
          <w:between w:val="nil"/>
        </w:pBdr>
        <w:jc w:val="both"/>
        <w:rPr>
          <w:rFonts w:ascii="Calibri" w:eastAsia="Calibri" w:hAnsi="Calibri" w:cs="Calibri"/>
          <w:sz w:val="24"/>
          <w:szCs w:val="24"/>
        </w:rPr>
      </w:pPr>
    </w:p>
    <w:p w14:paraId="5DFE0560" w14:textId="77777777" w:rsidR="00644C69" w:rsidRDefault="00644C69">
      <w:pPr>
        <w:widowControl w:val="0"/>
        <w:pBdr>
          <w:top w:val="nil"/>
          <w:left w:val="nil"/>
          <w:bottom w:val="nil"/>
          <w:right w:val="nil"/>
          <w:between w:val="nil"/>
        </w:pBdr>
        <w:jc w:val="both"/>
        <w:rPr>
          <w:rFonts w:ascii="Calibri" w:eastAsia="Calibri" w:hAnsi="Calibri" w:cs="Calibri"/>
          <w:sz w:val="24"/>
          <w:szCs w:val="24"/>
        </w:rPr>
      </w:pPr>
    </w:p>
    <w:p w14:paraId="75211880" w14:textId="77777777" w:rsidR="00644C69" w:rsidRDefault="00644C69">
      <w:pPr>
        <w:widowControl w:val="0"/>
        <w:pBdr>
          <w:top w:val="nil"/>
          <w:left w:val="nil"/>
          <w:bottom w:val="nil"/>
          <w:right w:val="nil"/>
          <w:between w:val="nil"/>
        </w:pBdr>
        <w:jc w:val="both"/>
        <w:rPr>
          <w:rFonts w:ascii="Calibri" w:eastAsia="Calibri" w:hAnsi="Calibri" w:cs="Calibri"/>
          <w:sz w:val="24"/>
          <w:szCs w:val="24"/>
        </w:rPr>
      </w:pPr>
    </w:p>
    <w:p w14:paraId="11B5E488" w14:textId="77777777" w:rsidR="00644C69" w:rsidRDefault="00644C69">
      <w:pPr>
        <w:widowControl w:val="0"/>
        <w:pBdr>
          <w:top w:val="nil"/>
          <w:left w:val="nil"/>
          <w:bottom w:val="nil"/>
          <w:right w:val="nil"/>
          <w:between w:val="nil"/>
        </w:pBdr>
        <w:jc w:val="both"/>
        <w:rPr>
          <w:rFonts w:ascii="Calibri" w:eastAsia="Calibri" w:hAnsi="Calibri" w:cs="Calibri"/>
          <w:sz w:val="24"/>
          <w:szCs w:val="24"/>
        </w:rPr>
      </w:pPr>
    </w:p>
    <w:p w14:paraId="0A0CFCF7" w14:textId="77777777" w:rsidR="00644C69" w:rsidRDefault="00635DE6">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59E8B2D" wp14:editId="4E4DF89E">
            <wp:extent cx="5457825" cy="3695700"/>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a:srcRect t="11320" r="8173" b="45615"/>
                    <a:stretch>
                      <a:fillRect/>
                    </a:stretch>
                  </pic:blipFill>
                  <pic:spPr>
                    <a:xfrm>
                      <a:off x="0" y="0"/>
                      <a:ext cx="5457825" cy="3695700"/>
                    </a:xfrm>
                    <a:prstGeom prst="rect">
                      <a:avLst/>
                    </a:prstGeom>
                    <a:ln/>
                  </pic:spPr>
                </pic:pic>
              </a:graphicData>
            </a:graphic>
          </wp:inline>
        </w:drawing>
      </w:r>
    </w:p>
    <w:p w14:paraId="2F51551E"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5E3B1B04" w14:textId="77777777" w:rsidR="00644C69" w:rsidRDefault="00644C69">
      <w:pPr>
        <w:widowControl w:val="0"/>
        <w:rPr>
          <w:rFonts w:ascii="Times New Roman" w:eastAsia="Times New Roman" w:hAnsi="Times New Roman" w:cs="Times New Roman"/>
          <w:sz w:val="24"/>
          <w:szCs w:val="24"/>
        </w:rPr>
      </w:pPr>
    </w:p>
    <w:p w14:paraId="1C884E5C"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3432D419"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1CFF9129"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13708FB7"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60460D56" w14:textId="77777777" w:rsidR="00644C69" w:rsidRDefault="00635DE6">
      <w:pPr>
        <w:widowControl w:val="0"/>
        <w:pBdr>
          <w:top w:val="nil"/>
          <w:left w:val="nil"/>
          <w:bottom w:val="nil"/>
          <w:right w:val="nil"/>
          <w:between w:val="nil"/>
        </w:pBd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Performance metrics for hydrological model calibration and out-of-sample prediction.  We compute  Kling-Gupta Efficiency (KGE), and Brier skill score (BSS), and Continuous ranked probability skill score (CRPSS). All the metrics are computed with reference </w:t>
      </w:r>
      <w:r>
        <w:rPr>
          <w:rFonts w:ascii="Times New Roman" w:eastAsia="Times New Roman" w:hAnsi="Times New Roman" w:cs="Times New Roman"/>
          <w:sz w:val="24"/>
          <w:szCs w:val="24"/>
          <w:highlight w:val="white"/>
        </w:rPr>
        <w:t xml:space="preserve">to the default parameter set available from several previous studies </w:t>
      </w:r>
      <w:r>
        <w:rPr>
          <w:rFonts w:ascii="Times New Roman" w:eastAsia="Times New Roman" w:hAnsi="Times New Roman" w:cs="Times New Roman"/>
          <w:sz w:val="24"/>
          <w:szCs w:val="24"/>
        </w:rPr>
        <w:t xml:space="preserve">(Anderson et al. 2006, Reed et al. 2004). </w:t>
      </w:r>
      <w:r>
        <w:rPr>
          <w:rFonts w:ascii="Times New Roman" w:eastAsia="Times New Roman" w:hAnsi="Times New Roman" w:cs="Times New Roman"/>
          <w:sz w:val="24"/>
          <w:szCs w:val="24"/>
          <w:highlight w:val="white"/>
        </w:rPr>
        <w:t>Any positive values of the skill score, from 0 to 1, indicate that the calibration approach performs better than the reference system. Thus, a skill score of zero indicates no skill, and a skill of one indicates perfect skill.</w:t>
      </w:r>
    </w:p>
    <w:p w14:paraId="7A7A7C5F"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48024A70" w14:textId="77777777" w:rsidR="00644C69" w:rsidRDefault="00644C69">
      <w:pPr>
        <w:widowControl w:val="0"/>
        <w:pBdr>
          <w:top w:val="nil"/>
          <w:left w:val="nil"/>
          <w:bottom w:val="nil"/>
          <w:right w:val="nil"/>
          <w:between w:val="nil"/>
        </w:pBdr>
        <w:jc w:val="center"/>
        <w:rPr>
          <w:rFonts w:ascii="Calibri" w:eastAsia="Calibri" w:hAnsi="Calibri" w:cs="Calibri"/>
          <w:sz w:val="24"/>
          <w:szCs w:val="24"/>
        </w:rPr>
      </w:pPr>
    </w:p>
    <w:p w14:paraId="1AEE8355" w14:textId="77777777" w:rsidR="00644C69" w:rsidRDefault="00635DE6">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04792E0" wp14:editId="74DA6E2B">
            <wp:extent cx="5943600" cy="57912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b="32369"/>
                    <a:stretch>
                      <a:fillRect/>
                    </a:stretch>
                  </pic:blipFill>
                  <pic:spPr>
                    <a:xfrm>
                      <a:off x="0" y="0"/>
                      <a:ext cx="5943600" cy="5791200"/>
                    </a:xfrm>
                    <a:prstGeom prst="rect">
                      <a:avLst/>
                    </a:prstGeom>
                    <a:ln/>
                  </pic:spPr>
                </pic:pic>
              </a:graphicData>
            </a:graphic>
          </wp:inline>
        </w:drawing>
      </w:r>
    </w:p>
    <w:p w14:paraId="4B3102C9" w14:textId="77777777" w:rsidR="00644C69" w:rsidRDefault="00644C69">
      <w:pPr>
        <w:widowControl w:val="0"/>
        <w:pBdr>
          <w:top w:val="nil"/>
          <w:left w:val="nil"/>
          <w:bottom w:val="nil"/>
          <w:right w:val="nil"/>
          <w:between w:val="nil"/>
        </w:pBdr>
        <w:rPr>
          <w:rFonts w:ascii="Calibri" w:eastAsia="Calibri" w:hAnsi="Calibri" w:cs="Calibri"/>
          <w:sz w:val="24"/>
          <w:szCs w:val="24"/>
        </w:rPr>
      </w:pPr>
    </w:p>
    <w:p w14:paraId="3244A79F" w14:textId="77777777" w:rsidR="00644C69" w:rsidRDefault="00635DE6">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 xml:space="preserve">(a) - (c) Calibration and (d) - (f) and out-of-sample prediction for different flood events.   </w:t>
      </w:r>
    </w:p>
    <w:p w14:paraId="0EDF46FF" w14:textId="77777777" w:rsidR="00644C69" w:rsidRDefault="00644C69">
      <w:pPr>
        <w:widowControl w:val="0"/>
        <w:pBdr>
          <w:top w:val="nil"/>
          <w:left w:val="nil"/>
          <w:bottom w:val="nil"/>
          <w:right w:val="nil"/>
          <w:between w:val="nil"/>
        </w:pBdr>
        <w:jc w:val="center"/>
        <w:rPr>
          <w:rFonts w:ascii="Calibri" w:eastAsia="Calibri" w:hAnsi="Calibri" w:cs="Calibri"/>
          <w:sz w:val="24"/>
          <w:szCs w:val="24"/>
        </w:rPr>
      </w:pPr>
    </w:p>
    <w:p w14:paraId="26B35C03" w14:textId="77777777" w:rsidR="00644C69" w:rsidRDefault="00644C69">
      <w:pPr>
        <w:widowControl w:val="0"/>
        <w:pBdr>
          <w:top w:val="nil"/>
          <w:left w:val="nil"/>
          <w:bottom w:val="nil"/>
          <w:right w:val="nil"/>
          <w:between w:val="nil"/>
        </w:pBdr>
        <w:jc w:val="center"/>
        <w:rPr>
          <w:rFonts w:ascii="Calibri" w:eastAsia="Calibri" w:hAnsi="Calibri" w:cs="Calibri"/>
          <w:sz w:val="24"/>
          <w:szCs w:val="24"/>
        </w:rPr>
      </w:pPr>
    </w:p>
    <w:p w14:paraId="49DD9B7B" w14:textId="77777777" w:rsidR="00644C69" w:rsidRDefault="00644C69">
      <w:pPr>
        <w:widowControl w:val="0"/>
        <w:pBdr>
          <w:top w:val="nil"/>
          <w:left w:val="nil"/>
          <w:bottom w:val="nil"/>
          <w:right w:val="nil"/>
          <w:between w:val="nil"/>
        </w:pBdr>
        <w:jc w:val="center"/>
        <w:rPr>
          <w:rFonts w:ascii="Calibri" w:eastAsia="Calibri" w:hAnsi="Calibri" w:cs="Calibri"/>
          <w:sz w:val="24"/>
          <w:szCs w:val="24"/>
        </w:rPr>
      </w:pPr>
    </w:p>
    <w:p w14:paraId="55A2A6F5" w14:textId="77777777" w:rsidR="00644C69" w:rsidRDefault="00644C69">
      <w:pPr>
        <w:widowControl w:val="0"/>
        <w:pBdr>
          <w:top w:val="nil"/>
          <w:left w:val="nil"/>
          <w:bottom w:val="nil"/>
          <w:right w:val="nil"/>
          <w:between w:val="nil"/>
        </w:pBdr>
        <w:jc w:val="center"/>
        <w:rPr>
          <w:rFonts w:ascii="Calibri" w:eastAsia="Calibri" w:hAnsi="Calibri" w:cs="Calibri"/>
          <w:sz w:val="24"/>
          <w:szCs w:val="24"/>
        </w:rPr>
      </w:pPr>
    </w:p>
    <w:p w14:paraId="5BEBE6B6" w14:textId="77777777" w:rsidR="00644C69" w:rsidRDefault="00644C69">
      <w:pPr>
        <w:widowControl w:val="0"/>
        <w:pBdr>
          <w:top w:val="nil"/>
          <w:left w:val="nil"/>
          <w:bottom w:val="nil"/>
          <w:right w:val="nil"/>
          <w:between w:val="nil"/>
        </w:pBdr>
        <w:jc w:val="center"/>
        <w:rPr>
          <w:rFonts w:ascii="Calibri" w:eastAsia="Calibri" w:hAnsi="Calibri" w:cs="Calibri"/>
          <w:sz w:val="24"/>
          <w:szCs w:val="24"/>
        </w:rPr>
      </w:pPr>
    </w:p>
    <w:p w14:paraId="03FEA891" w14:textId="77777777" w:rsidR="00644C69" w:rsidRDefault="00644C69">
      <w:pPr>
        <w:widowControl w:val="0"/>
        <w:pBdr>
          <w:top w:val="nil"/>
          <w:left w:val="nil"/>
          <w:bottom w:val="nil"/>
          <w:right w:val="nil"/>
          <w:between w:val="nil"/>
        </w:pBdr>
        <w:jc w:val="center"/>
        <w:rPr>
          <w:rFonts w:ascii="Calibri" w:eastAsia="Calibri" w:hAnsi="Calibri" w:cs="Calibri"/>
          <w:sz w:val="24"/>
          <w:szCs w:val="24"/>
        </w:rPr>
      </w:pPr>
    </w:p>
    <w:p w14:paraId="5B956AFC" w14:textId="77777777" w:rsidR="00644C69" w:rsidRDefault="00635DE6">
      <w:pPr>
        <w:widowControl w:val="0"/>
        <w:pBdr>
          <w:top w:val="nil"/>
          <w:left w:val="nil"/>
          <w:bottom w:val="nil"/>
          <w:right w:val="nil"/>
          <w:between w:val="nil"/>
        </w:pBdr>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AC15CCE" wp14:editId="67124E55">
            <wp:extent cx="3429000" cy="357187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l="21474" t="12903" r="20833" b="45383"/>
                    <a:stretch>
                      <a:fillRect/>
                    </a:stretch>
                  </pic:blipFill>
                  <pic:spPr>
                    <a:xfrm>
                      <a:off x="0" y="0"/>
                      <a:ext cx="3429000" cy="3571875"/>
                    </a:xfrm>
                    <a:prstGeom prst="rect">
                      <a:avLst/>
                    </a:prstGeom>
                    <a:ln/>
                  </pic:spPr>
                </pic:pic>
              </a:graphicData>
            </a:graphic>
          </wp:inline>
        </w:drawing>
      </w:r>
    </w:p>
    <w:p w14:paraId="0E363B1D" w14:textId="77777777" w:rsidR="00644C69" w:rsidRDefault="00644C69">
      <w:pPr>
        <w:widowControl w:val="0"/>
        <w:pBdr>
          <w:top w:val="nil"/>
          <w:left w:val="nil"/>
          <w:bottom w:val="nil"/>
          <w:right w:val="nil"/>
          <w:between w:val="nil"/>
        </w:pBdr>
        <w:jc w:val="center"/>
        <w:rPr>
          <w:rFonts w:ascii="Calibri" w:eastAsia="Calibri" w:hAnsi="Calibri" w:cs="Calibri"/>
          <w:sz w:val="24"/>
          <w:szCs w:val="24"/>
        </w:rPr>
      </w:pPr>
    </w:p>
    <w:p w14:paraId="51867AC9" w14:textId="77777777" w:rsidR="00644C69" w:rsidRDefault="00635DE6">
      <w:pPr>
        <w:widowControl w:val="0"/>
        <w:pBdr>
          <w:top w:val="nil"/>
          <w:left w:val="nil"/>
          <w:bottom w:val="nil"/>
          <w:right w:val="nil"/>
          <w:between w:val="nil"/>
        </w:pBdr>
        <w:jc w:val="both"/>
        <w:rPr>
          <w:rFonts w:ascii="Times New Roman" w:eastAsia="Times New Roman" w:hAnsi="Times New Roman" w:cs="Times New Roman"/>
          <w:color w:val="1C1D1E"/>
          <w:sz w:val="24"/>
          <w:szCs w:val="24"/>
        </w:r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color w:val="1C1D1E"/>
          <w:sz w:val="24"/>
          <w:szCs w:val="24"/>
        </w:rPr>
        <w:t>Relative operating characteristics (ROC) curve for different calibration approaches. ROC curve plots the probability of detection against the probability of false detection for a range of forecast probability levels. A larger area under the ROC curve repre</w:t>
      </w:r>
      <w:r>
        <w:rPr>
          <w:rFonts w:ascii="Times New Roman" w:eastAsia="Times New Roman" w:hAnsi="Times New Roman" w:cs="Times New Roman"/>
          <w:color w:val="1C1D1E"/>
          <w:sz w:val="24"/>
          <w:szCs w:val="24"/>
        </w:rPr>
        <w:t xml:space="preserve">sents a more skillful prediction, with more ability to discriminate between flood thresholds. </w:t>
      </w:r>
      <w:r>
        <w:rPr>
          <w:rFonts w:ascii="Times New Roman" w:eastAsia="Times New Roman" w:hAnsi="Times New Roman" w:cs="Times New Roman"/>
          <w:color w:val="1C1D1E"/>
          <w:sz w:val="24"/>
          <w:szCs w:val="24"/>
          <w:highlight w:val="white"/>
        </w:rPr>
        <w:t>The area under the ROC curve can range between 0 and 1, where a score of 1 implies perfect discrimination and a score of 0.5 or less implies predictive discrimina</w:t>
      </w:r>
      <w:r>
        <w:rPr>
          <w:rFonts w:ascii="Times New Roman" w:eastAsia="Times New Roman" w:hAnsi="Times New Roman" w:cs="Times New Roman"/>
          <w:color w:val="1C1D1E"/>
          <w:sz w:val="24"/>
          <w:szCs w:val="24"/>
          <w:highlight w:val="white"/>
        </w:rPr>
        <w:t>tion that is no better than a random guess.</w:t>
      </w:r>
      <w:r>
        <w:rPr>
          <w:rFonts w:ascii="Times New Roman" w:eastAsia="Times New Roman" w:hAnsi="Times New Roman" w:cs="Times New Roman"/>
          <w:color w:val="1C1D1E"/>
          <w:sz w:val="24"/>
          <w:szCs w:val="24"/>
        </w:rPr>
        <w:t xml:space="preserve"> We also compute the ROC score. The ROC score measures the average gain over climatology for all probability levels. The ROC score for stepwise line search, precalibration and FAMOS is 0.55, 0.85 and 0.96 respecti</w:t>
      </w:r>
      <w:r>
        <w:rPr>
          <w:rFonts w:ascii="Times New Roman" w:eastAsia="Times New Roman" w:hAnsi="Times New Roman" w:cs="Times New Roman"/>
          <w:color w:val="1C1D1E"/>
          <w:sz w:val="24"/>
          <w:szCs w:val="24"/>
        </w:rPr>
        <w:t>vely.</w:t>
      </w:r>
    </w:p>
    <w:p w14:paraId="2F215427" w14:textId="77777777" w:rsidR="00644C69" w:rsidRDefault="00644C69">
      <w:pPr>
        <w:widowControl w:val="0"/>
        <w:pBdr>
          <w:top w:val="nil"/>
          <w:left w:val="nil"/>
          <w:bottom w:val="nil"/>
          <w:right w:val="nil"/>
          <w:between w:val="nil"/>
        </w:pBdr>
        <w:jc w:val="both"/>
        <w:rPr>
          <w:rFonts w:ascii="Calibri" w:eastAsia="Calibri" w:hAnsi="Calibri" w:cs="Calibri"/>
          <w:sz w:val="24"/>
          <w:szCs w:val="24"/>
        </w:rPr>
      </w:pPr>
    </w:p>
    <w:p w14:paraId="2CA61B8F" w14:textId="77777777" w:rsidR="00644C69" w:rsidRDefault="00644C69">
      <w:pPr>
        <w:widowControl w:val="0"/>
        <w:pBdr>
          <w:top w:val="nil"/>
          <w:left w:val="nil"/>
          <w:bottom w:val="nil"/>
          <w:right w:val="nil"/>
          <w:between w:val="nil"/>
        </w:pBdr>
        <w:jc w:val="both"/>
        <w:rPr>
          <w:rFonts w:ascii="Calibri" w:eastAsia="Calibri" w:hAnsi="Calibri" w:cs="Calibri"/>
          <w:b/>
          <w:sz w:val="24"/>
          <w:szCs w:val="24"/>
        </w:rPr>
      </w:pPr>
    </w:p>
    <w:p w14:paraId="7B7C0A0C" w14:textId="77777777" w:rsidR="00644C69" w:rsidRDefault="00635DE6">
      <w:pPr>
        <w:widowControl w:val="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44540AB0" wp14:editId="672AECC8">
            <wp:extent cx="5753100" cy="39243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0"/>
                    <a:srcRect t="7786" r="3205" b="46384"/>
                    <a:stretch>
                      <a:fillRect/>
                    </a:stretch>
                  </pic:blipFill>
                  <pic:spPr>
                    <a:xfrm>
                      <a:off x="0" y="0"/>
                      <a:ext cx="5753100" cy="3924300"/>
                    </a:xfrm>
                    <a:prstGeom prst="rect">
                      <a:avLst/>
                    </a:prstGeom>
                    <a:ln/>
                  </pic:spPr>
                </pic:pic>
              </a:graphicData>
            </a:graphic>
          </wp:inline>
        </w:drawing>
      </w:r>
    </w:p>
    <w:p w14:paraId="609A6B0A" w14:textId="77777777" w:rsidR="00644C69" w:rsidRDefault="00644C69">
      <w:pPr>
        <w:widowControl w:val="0"/>
        <w:rPr>
          <w:rFonts w:ascii="Calibri" w:eastAsia="Calibri" w:hAnsi="Calibri" w:cs="Calibri"/>
          <w:sz w:val="24"/>
          <w:szCs w:val="24"/>
        </w:rPr>
      </w:pPr>
    </w:p>
    <w:p w14:paraId="1F094211" w14:textId="77777777" w:rsidR="00644C69" w:rsidRDefault="00635DE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6: </w:t>
      </w:r>
      <w:r>
        <w:rPr>
          <w:rFonts w:ascii="Times New Roman" w:eastAsia="Times New Roman" w:hAnsi="Times New Roman" w:cs="Times New Roman"/>
          <w:sz w:val="24"/>
          <w:szCs w:val="24"/>
        </w:rPr>
        <w:t>Survival function (one minus the cumulative frequency) for a) streamflow observation and model simulations obtained using stepwise line search; b) damage estimates using streamflow observations and model simulations obtained using sequ</w:t>
      </w:r>
      <w:r>
        <w:rPr>
          <w:rFonts w:ascii="Times New Roman" w:eastAsia="Times New Roman" w:hAnsi="Times New Roman" w:cs="Times New Roman"/>
          <w:sz w:val="24"/>
          <w:szCs w:val="24"/>
        </w:rPr>
        <w:t>ential calibration and FaMoS.</w:t>
      </w:r>
    </w:p>
    <w:p w14:paraId="41383B13" w14:textId="77777777" w:rsidR="00644C69" w:rsidRDefault="00644C69">
      <w:pPr>
        <w:widowControl w:val="0"/>
        <w:jc w:val="both"/>
        <w:rPr>
          <w:rFonts w:ascii="Calibri" w:eastAsia="Calibri" w:hAnsi="Calibri" w:cs="Calibri"/>
          <w:sz w:val="24"/>
          <w:szCs w:val="24"/>
        </w:rPr>
      </w:pPr>
    </w:p>
    <w:p w14:paraId="253F2AE2" w14:textId="77777777" w:rsidR="00644C69" w:rsidRDefault="00635DE6">
      <w:pPr>
        <w:widowControl w:val="0"/>
        <w:jc w:val="both"/>
        <w:rPr>
          <w:rFonts w:ascii="Calibri" w:eastAsia="Calibri" w:hAnsi="Calibri" w:cs="Calibri"/>
          <w:b/>
          <w:sz w:val="24"/>
          <w:szCs w:val="24"/>
        </w:rPr>
      </w:pPr>
      <w:r>
        <w:rPr>
          <w:rFonts w:ascii="Calibri" w:eastAsia="Calibri" w:hAnsi="Calibri" w:cs="Calibri"/>
          <w:b/>
          <w:sz w:val="24"/>
          <w:szCs w:val="24"/>
        </w:rPr>
        <w:t>Supplemental Figures:</w:t>
      </w:r>
    </w:p>
    <w:p w14:paraId="035CF7EC" w14:textId="77777777" w:rsidR="00644C69" w:rsidRDefault="00635DE6">
      <w:pPr>
        <w:widowControl w:val="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4CAB59B" wp14:editId="1FA5EC4E">
            <wp:extent cx="5876925" cy="572452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r="1121" b="33222"/>
                    <a:stretch>
                      <a:fillRect/>
                    </a:stretch>
                  </pic:blipFill>
                  <pic:spPr>
                    <a:xfrm>
                      <a:off x="0" y="0"/>
                      <a:ext cx="5876925" cy="5724525"/>
                    </a:xfrm>
                    <a:prstGeom prst="rect">
                      <a:avLst/>
                    </a:prstGeom>
                    <a:ln/>
                  </pic:spPr>
                </pic:pic>
              </a:graphicData>
            </a:graphic>
          </wp:inline>
        </w:drawing>
      </w:r>
    </w:p>
    <w:p w14:paraId="209FC7B7" w14:textId="77777777" w:rsidR="00644C69" w:rsidRDefault="00644C69">
      <w:pPr>
        <w:widowControl w:val="0"/>
        <w:rPr>
          <w:rFonts w:ascii="Calibri" w:eastAsia="Calibri" w:hAnsi="Calibri" w:cs="Calibri"/>
          <w:sz w:val="24"/>
          <w:szCs w:val="24"/>
        </w:rPr>
      </w:pPr>
    </w:p>
    <w:p w14:paraId="2CBD8D0D" w14:textId="77777777" w:rsidR="00644C69" w:rsidRDefault="00635DE6">
      <w:pPr>
        <w:widowControl w:val="0"/>
        <w:rPr>
          <w:rFonts w:ascii="Calibri" w:eastAsia="Calibri" w:hAnsi="Calibri" w:cs="Calibri"/>
          <w:sz w:val="24"/>
          <w:szCs w:val="24"/>
        </w:rPr>
      </w:pPr>
      <w:r>
        <w:rPr>
          <w:rFonts w:ascii="Times New Roman" w:eastAsia="Times New Roman" w:hAnsi="Times New Roman" w:cs="Times New Roman"/>
          <w:b/>
          <w:sz w:val="24"/>
          <w:szCs w:val="24"/>
        </w:rPr>
        <w:t>Figure S1:</w:t>
      </w:r>
      <w:r>
        <w:rPr>
          <w:rFonts w:ascii="Times New Roman" w:eastAsia="Times New Roman" w:hAnsi="Times New Roman" w:cs="Times New Roman"/>
          <w:sz w:val="24"/>
          <w:szCs w:val="24"/>
        </w:rPr>
        <w:t xml:space="preserve"> Prior and posterior distribution of hydrological model parameters. </w:t>
      </w:r>
    </w:p>
    <w:p w14:paraId="7ED8EFD4" w14:textId="77777777" w:rsidR="00644C69" w:rsidRDefault="00644C69">
      <w:pPr>
        <w:widowControl w:val="0"/>
        <w:jc w:val="both"/>
        <w:rPr>
          <w:rFonts w:ascii="Calibri" w:eastAsia="Calibri" w:hAnsi="Calibri" w:cs="Calibri"/>
          <w:sz w:val="24"/>
          <w:szCs w:val="24"/>
        </w:rPr>
      </w:pPr>
    </w:p>
    <w:p w14:paraId="63759C7D" w14:textId="77777777" w:rsidR="00644C69" w:rsidRDefault="00644C69">
      <w:pPr>
        <w:spacing w:line="240" w:lineRule="auto"/>
        <w:jc w:val="both"/>
        <w:rPr>
          <w:rFonts w:ascii="Calibri" w:eastAsia="Calibri" w:hAnsi="Calibri" w:cs="Calibri"/>
          <w:sz w:val="24"/>
          <w:szCs w:val="24"/>
        </w:rPr>
      </w:pPr>
    </w:p>
    <w:p w14:paraId="320146A5" w14:textId="77777777" w:rsidR="00644C69" w:rsidRDefault="00644C69">
      <w:pPr>
        <w:jc w:val="both"/>
        <w:rPr>
          <w:rFonts w:ascii="Times New Roman" w:eastAsia="Times New Roman" w:hAnsi="Times New Roman" w:cs="Times New Roman"/>
          <w:sz w:val="24"/>
          <w:szCs w:val="24"/>
        </w:rPr>
      </w:pPr>
    </w:p>
    <w:p w14:paraId="75FFFC9B" w14:textId="77777777" w:rsidR="00644C69" w:rsidRDefault="00644C69">
      <w:pPr>
        <w:widowControl w:val="0"/>
        <w:jc w:val="both"/>
        <w:rPr>
          <w:rFonts w:ascii="Calibri" w:eastAsia="Calibri" w:hAnsi="Calibri" w:cs="Calibri"/>
          <w:b/>
          <w:sz w:val="28"/>
          <w:szCs w:val="28"/>
        </w:rPr>
      </w:pPr>
    </w:p>
    <w:p w14:paraId="788AD040" w14:textId="77777777" w:rsidR="00644C69" w:rsidRDefault="00644C69">
      <w:pPr>
        <w:jc w:val="both"/>
        <w:rPr>
          <w:rFonts w:ascii="Times New Roman" w:eastAsia="Times New Roman" w:hAnsi="Times New Roman" w:cs="Times New Roman"/>
          <w:sz w:val="24"/>
          <w:szCs w:val="24"/>
        </w:rPr>
      </w:pPr>
    </w:p>
    <w:p w14:paraId="00641087" w14:textId="77777777" w:rsidR="00644C69" w:rsidRDefault="00635DE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19DAC677" w14:textId="77777777" w:rsidR="00644C69" w:rsidRDefault="00635DE6">
      <w:pPr>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hyperlink r:id="rId52">
        <w:r>
          <w:rPr>
            <w:rFonts w:ascii="Times New Roman" w:eastAsia="Times New Roman" w:hAnsi="Times New Roman" w:cs="Times New Roman"/>
            <w:color w:val="000000"/>
            <w:sz w:val="24"/>
            <w:szCs w:val="24"/>
          </w:rPr>
          <w:t xml:space="preserve">Alfieri, L., Bisselink, B., Dottori, F., Naumann, G., de Roo, A., Salamon, P., et al. (2017). Global projections of river flood risk in a warmer world. </w:t>
        </w:r>
      </w:hyperlink>
      <w:hyperlink r:id="rId53">
        <w:r>
          <w:rPr>
            <w:rFonts w:ascii="Times New Roman" w:eastAsia="Times New Roman" w:hAnsi="Times New Roman" w:cs="Times New Roman"/>
            <w:i/>
            <w:color w:val="000000"/>
            <w:sz w:val="24"/>
            <w:szCs w:val="24"/>
          </w:rPr>
          <w:t>Earth’s Future</w:t>
        </w:r>
      </w:hyperlink>
      <w:hyperlink r:id="rId54">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lastRenderedPageBreak/>
          <w:t>https://doi.org/</w:t>
        </w:r>
      </w:hyperlink>
      <w:hyperlink r:id="rId55">
        <w:r>
          <w:rPr>
            <w:rFonts w:ascii="Times New Roman" w:eastAsia="Times New Roman" w:hAnsi="Times New Roman" w:cs="Times New Roman"/>
            <w:color w:val="000000"/>
            <w:sz w:val="24"/>
            <w:szCs w:val="24"/>
          </w:rPr>
          <w:t>10.1002/2016ef000485</w:t>
        </w:r>
      </w:hyperlink>
    </w:p>
    <w:p w14:paraId="78FC7847"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
        <w:r>
          <w:rPr>
            <w:rFonts w:ascii="Times New Roman" w:eastAsia="Times New Roman" w:hAnsi="Times New Roman" w:cs="Times New Roman"/>
            <w:color w:val="000000"/>
            <w:sz w:val="24"/>
            <w:szCs w:val="24"/>
          </w:rPr>
          <w:t xml:space="preserve">Bates, P. D., Quinn, N., Sampson, C., Smith, A., Wing, O., Sosa, J., et al. (2021). Combined modeling of US fluvial, pluvial, and coastal flood hazard under current and future climates. </w:t>
        </w:r>
      </w:hyperlink>
      <w:hyperlink r:id="rId57">
        <w:r>
          <w:rPr>
            <w:rFonts w:ascii="Times New Roman" w:eastAsia="Times New Roman" w:hAnsi="Times New Roman" w:cs="Times New Roman"/>
            <w:i/>
            <w:color w:val="000000"/>
            <w:sz w:val="24"/>
            <w:szCs w:val="24"/>
          </w:rPr>
          <w:t>Water Resources Research</w:t>
        </w:r>
      </w:hyperlink>
      <w:hyperlink r:id="rId58">
        <w:r>
          <w:rPr>
            <w:rFonts w:ascii="Times New Roman" w:eastAsia="Times New Roman" w:hAnsi="Times New Roman" w:cs="Times New Roman"/>
            <w:color w:val="000000"/>
            <w:sz w:val="24"/>
            <w:szCs w:val="24"/>
          </w:rPr>
          <w:t xml:space="preserve">, </w:t>
        </w:r>
      </w:hyperlink>
      <w:hyperlink r:id="rId59">
        <w:r>
          <w:rPr>
            <w:rFonts w:ascii="Times New Roman" w:eastAsia="Times New Roman" w:hAnsi="Times New Roman" w:cs="Times New Roman"/>
            <w:i/>
            <w:color w:val="000000"/>
            <w:sz w:val="24"/>
            <w:szCs w:val="24"/>
          </w:rPr>
          <w:t>57</w:t>
        </w:r>
      </w:hyperlink>
      <w:hyperlink r:id="rId60">
        <w:r>
          <w:rPr>
            <w:rFonts w:ascii="Times New Roman" w:eastAsia="Times New Roman" w:hAnsi="Times New Roman" w:cs="Times New Roman"/>
            <w:color w:val="000000"/>
            <w:sz w:val="24"/>
            <w:szCs w:val="24"/>
          </w:rPr>
          <w:t>(2). https://doi.org/</w:t>
        </w:r>
      </w:hyperlink>
      <w:hyperlink r:id="rId61">
        <w:r>
          <w:rPr>
            <w:rFonts w:ascii="Times New Roman" w:eastAsia="Times New Roman" w:hAnsi="Times New Roman" w:cs="Times New Roman"/>
            <w:color w:val="000000"/>
            <w:sz w:val="24"/>
            <w:szCs w:val="24"/>
          </w:rPr>
          <w:t>10.1029/2020wr028673</w:t>
        </w:r>
      </w:hyperlink>
    </w:p>
    <w:p w14:paraId="089F3B15"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2">
        <w:r>
          <w:rPr>
            <w:rFonts w:ascii="Times New Roman" w:eastAsia="Times New Roman" w:hAnsi="Times New Roman" w:cs="Times New Roman"/>
            <w:color w:val="000000"/>
            <w:sz w:val="24"/>
            <w:szCs w:val="24"/>
          </w:rPr>
          <w:t xml:space="preserve">Chester, M. V., Shane Underwood, B., &amp; Samaras, C. (2020). Keeping infrastructure reliable under climate uncertainty. </w:t>
        </w:r>
      </w:hyperlink>
      <w:hyperlink r:id="rId63">
        <w:r>
          <w:rPr>
            <w:rFonts w:ascii="Times New Roman" w:eastAsia="Times New Roman" w:hAnsi="Times New Roman" w:cs="Times New Roman"/>
            <w:i/>
            <w:color w:val="000000"/>
            <w:sz w:val="24"/>
            <w:szCs w:val="24"/>
          </w:rPr>
          <w:t>Nature Climate Change</w:t>
        </w:r>
      </w:hyperlink>
      <w:hyperlink r:id="rId64">
        <w:r>
          <w:rPr>
            <w:rFonts w:ascii="Times New Roman" w:eastAsia="Times New Roman" w:hAnsi="Times New Roman" w:cs="Times New Roman"/>
            <w:color w:val="000000"/>
            <w:sz w:val="24"/>
            <w:szCs w:val="24"/>
          </w:rPr>
          <w:t>. https://doi.org/</w:t>
        </w:r>
      </w:hyperlink>
      <w:hyperlink r:id="rId65">
        <w:r>
          <w:rPr>
            <w:rFonts w:ascii="Times New Roman" w:eastAsia="Times New Roman" w:hAnsi="Times New Roman" w:cs="Times New Roman"/>
            <w:color w:val="000000"/>
            <w:sz w:val="24"/>
            <w:szCs w:val="24"/>
          </w:rPr>
          <w:t>10.1038/s41558-020-0741-0</w:t>
        </w:r>
      </w:hyperlink>
    </w:p>
    <w:p w14:paraId="5FAA40E9"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6">
        <w:r>
          <w:rPr>
            <w:rFonts w:ascii="Times New Roman" w:eastAsia="Times New Roman" w:hAnsi="Times New Roman" w:cs="Times New Roman"/>
            <w:color w:val="000000"/>
            <w:sz w:val="24"/>
            <w:szCs w:val="24"/>
          </w:rPr>
          <w:t xml:space="preserve">Judi, D. R., Rakowski, C. L., Waichler, S. R., Feng, Y., &amp; Wigmosta, M. S. (2018). Integrated Modeling Approach for the Development of Climate-Informed, Actionable Information. </w:t>
        </w:r>
      </w:hyperlink>
      <w:hyperlink r:id="rId67">
        <w:r>
          <w:rPr>
            <w:rFonts w:ascii="Times New Roman" w:eastAsia="Times New Roman" w:hAnsi="Times New Roman" w:cs="Times New Roman"/>
            <w:i/>
            <w:color w:val="000000"/>
            <w:sz w:val="24"/>
            <w:szCs w:val="24"/>
          </w:rPr>
          <w:t>WATER</w:t>
        </w:r>
      </w:hyperlink>
      <w:hyperlink r:id="rId68">
        <w:r>
          <w:rPr>
            <w:rFonts w:ascii="Times New Roman" w:eastAsia="Times New Roman" w:hAnsi="Times New Roman" w:cs="Times New Roman"/>
            <w:color w:val="000000"/>
            <w:sz w:val="24"/>
            <w:szCs w:val="24"/>
          </w:rPr>
          <w:t xml:space="preserve">, </w:t>
        </w:r>
      </w:hyperlink>
      <w:hyperlink r:id="rId69">
        <w:r>
          <w:rPr>
            <w:rFonts w:ascii="Times New Roman" w:eastAsia="Times New Roman" w:hAnsi="Times New Roman" w:cs="Times New Roman"/>
            <w:i/>
            <w:color w:val="000000"/>
            <w:sz w:val="24"/>
            <w:szCs w:val="24"/>
          </w:rPr>
          <w:t>10</w:t>
        </w:r>
      </w:hyperlink>
      <w:hyperlink r:id="rId70">
        <w:r>
          <w:rPr>
            <w:rFonts w:ascii="Times New Roman" w:eastAsia="Times New Roman" w:hAnsi="Times New Roman" w:cs="Times New Roman"/>
            <w:color w:val="000000"/>
            <w:sz w:val="24"/>
            <w:szCs w:val="24"/>
          </w:rPr>
          <w:t>(6), 775.</w:t>
        </w:r>
      </w:hyperlink>
    </w:p>
    <w:p w14:paraId="218911E6"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1">
        <w:r>
          <w:rPr>
            <w:rFonts w:ascii="Times New Roman" w:eastAsia="Times New Roman" w:hAnsi="Times New Roman" w:cs="Times New Roman"/>
            <w:color w:val="000000"/>
            <w:sz w:val="24"/>
            <w:szCs w:val="24"/>
          </w:rPr>
          <w:t xml:space="preserve">Kamali, B., Mousavi, S. J., &amp; Abbaspour, K. C. (2013). Automatic calibration of HEC-HMS using single-objective and multi-objective PSO algorithms. </w:t>
        </w:r>
      </w:hyperlink>
      <w:hyperlink r:id="rId72">
        <w:r>
          <w:rPr>
            <w:rFonts w:ascii="Times New Roman" w:eastAsia="Times New Roman" w:hAnsi="Times New Roman" w:cs="Times New Roman"/>
            <w:i/>
            <w:color w:val="000000"/>
            <w:sz w:val="24"/>
            <w:szCs w:val="24"/>
          </w:rPr>
          <w:t>H</w:t>
        </w:r>
        <w:r>
          <w:rPr>
            <w:rFonts w:ascii="Times New Roman" w:eastAsia="Times New Roman" w:hAnsi="Times New Roman" w:cs="Times New Roman"/>
            <w:i/>
            <w:color w:val="000000"/>
            <w:sz w:val="24"/>
            <w:szCs w:val="24"/>
          </w:rPr>
          <w:t>ydrological Processes</w:t>
        </w:r>
      </w:hyperlink>
      <w:hyperlink r:id="rId73">
        <w:r>
          <w:rPr>
            <w:rFonts w:ascii="Times New Roman" w:eastAsia="Times New Roman" w:hAnsi="Times New Roman" w:cs="Times New Roman"/>
            <w:color w:val="000000"/>
            <w:sz w:val="24"/>
            <w:szCs w:val="24"/>
          </w:rPr>
          <w:t xml:space="preserve">, </w:t>
        </w:r>
      </w:hyperlink>
      <w:hyperlink r:id="rId74">
        <w:r>
          <w:rPr>
            <w:rFonts w:ascii="Times New Roman" w:eastAsia="Times New Roman" w:hAnsi="Times New Roman" w:cs="Times New Roman"/>
            <w:i/>
            <w:color w:val="000000"/>
            <w:sz w:val="24"/>
            <w:szCs w:val="24"/>
          </w:rPr>
          <w:t>27</w:t>
        </w:r>
      </w:hyperlink>
      <w:hyperlink r:id="rId75">
        <w:r>
          <w:rPr>
            <w:rFonts w:ascii="Times New Roman" w:eastAsia="Times New Roman" w:hAnsi="Times New Roman" w:cs="Times New Roman"/>
            <w:color w:val="000000"/>
            <w:sz w:val="24"/>
            <w:szCs w:val="24"/>
          </w:rPr>
          <w:t>(26), 4028–4042.</w:t>
        </w:r>
      </w:hyperlink>
    </w:p>
    <w:p w14:paraId="22806392"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6">
        <w:r>
          <w:rPr>
            <w:rFonts w:ascii="Times New Roman" w:eastAsia="Times New Roman" w:hAnsi="Times New Roman" w:cs="Times New Roman"/>
            <w:color w:val="000000"/>
            <w:sz w:val="24"/>
            <w:szCs w:val="24"/>
          </w:rPr>
          <w:t xml:space="preserve">Liu, Z., &amp; Merwade, V. (2018). Accounting for model structure, parameter and input forcing uncertainty in flood inundation modeling using Bayesian model averaging. </w:t>
        </w:r>
      </w:hyperlink>
      <w:hyperlink r:id="rId77">
        <w:r>
          <w:rPr>
            <w:rFonts w:ascii="Times New Roman" w:eastAsia="Times New Roman" w:hAnsi="Times New Roman" w:cs="Times New Roman"/>
            <w:i/>
            <w:color w:val="000000"/>
            <w:sz w:val="24"/>
            <w:szCs w:val="24"/>
          </w:rPr>
          <w:t>Journal of Hydrology</w:t>
        </w:r>
      </w:hyperlink>
      <w:hyperlink r:id="rId78">
        <w:r>
          <w:rPr>
            <w:rFonts w:ascii="Times New Roman" w:eastAsia="Times New Roman" w:hAnsi="Times New Roman" w:cs="Times New Roman"/>
            <w:color w:val="000000"/>
            <w:sz w:val="24"/>
            <w:szCs w:val="24"/>
          </w:rPr>
          <w:t xml:space="preserve">, </w:t>
        </w:r>
      </w:hyperlink>
      <w:hyperlink r:id="rId79">
        <w:r>
          <w:rPr>
            <w:rFonts w:ascii="Times New Roman" w:eastAsia="Times New Roman" w:hAnsi="Times New Roman" w:cs="Times New Roman"/>
            <w:i/>
            <w:color w:val="000000"/>
            <w:sz w:val="24"/>
            <w:szCs w:val="24"/>
          </w:rPr>
          <w:t>565</w:t>
        </w:r>
      </w:hyperlink>
      <w:hyperlink r:id="rId80">
        <w:r>
          <w:rPr>
            <w:rFonts w:ascii="Times New Roman" w:eastAsia="Times New Roman" w:hAnsi="Times New Roman" w:cs="Times New Roman"/>
            <w:color w:val="000000"/>
            <w:sz w:val="24"/>
            <w:szCs w:val="24"/>
          </w:rPr>
          <w:t>, 138–149.</w:t>
        </w:r>
      </w:hyperlink>
    </w:p>
    <w:p w14:paraId="3278A8AA"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1">
        <w:r>
          <w:rPr>
            <w:rFonts w:ascii="Times New Roman" w:eastAsia="Times New Roman" w:hAnsi="Times New Roman" w:cs="Times New Roman"/>
            <w:color w:val="000000"/>
            <w:sz w:val="24"/>
            <w:szCs w:val="24"/>
          </w:rPr>
          <w:t>Mason, S. J., &amp; Graham, N. E. (2</w:t>
        </w:r>
        <w:r>
          <w:rPr>
            <w:rFonts w:ascii="Times New Roman" w:eastAsia="Times New Roman" w:hAnsi="Times New Roman" w:cs="Times New Roman"/>
            <w:color w:val="000000"/>
            <w:sz w:val="24"/>
            <w:szCs w:val="24"/>
          </w:rPr>
          <w:t xml:space="preserve">002). Areas beneath the relative operating characteristics (ROC) and relative operating levels (ROL) curves: Statistical significance and interpretation. </w:t>
        </w:r>
      </w:hyperlink>
      <w:hyperlink r:id="rId82">
        <w:r>
          <w:rPr>
            <w:rFonts w:ascii="Times New Roman" w:eastAsia="Times New Roman" w:hAnsi="Times New Roman" w:cs="Times New Roman"/>
            <w:i/>
            <w:color w:val="000000"/>
            <w:sz w:val="24"/>
            <w:szCs w:val="24"/>
          </w:rPr>
          <w:t>Quarterly Journal of the Royal Meteorological So</w:t>
        </w:r>
        <w:r>
          <w:rPr>
            <w:rFonts w:ascii="Times New Roman" w:eastAsia="Times New Roman" w:hAnsi="Times New Roman" w:cs="Times New Roman"/>
            <w:i/>
            <w:color w:val="000000"/>
            <w:sz w:val="24"/>
            <w:szCs w:val="24"/>
          </w:rPr>
          <w:t>ciety</w:t>
        </w:r>
      </w:hyperlink>
      <w:hyperlink r:id="rId83">
        <w:r>
          <w:rPr>
            <w:rFonts w:ascii="Times New Roman" w:eastAsia="Times New Roman" w:hAnsi="Times New Roman" w:cs="Times New Roman"/>
            <w:color w:val="000000"/>
            <w:sz w:val="24"/>
            <w:szCs w:val="24"/>
          </w:rPr>
          <w:t xml:space="preserve">, </w:t>
        </w:r>
      </w:hyperlink>
      <w:hyperlink r:id="rId84">
        <w:r>
          <w:rPr>
            <w:rFonts w:ascii="Times New Roman" w:eastAsia="Times New Roman" w:hAnsi="Times New Roman" w:cs="Times New Roman"/>
            <w:i/>
            <w:color w:val="000000"/>
            <w:sz w:val="24"/>
            <w:szCs w:val="24"/>
          </w:rPr>
          <w:t>128</w:t>
        </w:r>
      </w:hyperlink>
      <w:hyperlink r:id="rId85">
        <w:r>
          <w:rPr>
            <w:rFonts w:ascii="Times New Roman" w:eastAsia="Times New Roman" w:hAnsi="Times New Roman" w:cs="Times New Roman"/>
            <w:color w:val="000000"/>
            <w:sz w:val="24"/>
            <w:szCs w:val="24"/>
          </w:rPr>
          <w:t>(584), 2145–2166.</w:t>
        </w:r>
      </w:hyperlink>
    </w:p>
    <w:p w14:paraId="59EB4651"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6">
        <w:r>
          <w:rPr>
            <w:rFonts w:ascii="Times New Roman" w:eastAsia="Times New Roman" w:hAnsi="Times New Roman" w:cs="Times New Roman"/>
            <w:color w:val="000000"/>
            <w:sz w:val="24"/>
            <w:szCs w:val="24"/>
          </w:rPr>
          <w:t>McEnery, J.,</w:t>
        </w:r>
        <w:r>
          <w:rPr>
            <w:rFonts w:ascii="Times New Roman" w:eastAsia="Times New Roman" w:hAnsi="Times New Roman" w:cs="Times New Roman"/>
            <w:color w:val="000000"/>
            <w:sz w:val="24"/>
            <w:szCs w:val="24"/>
          </w:rPr>
          <w:t xml:space="preserve"> Ingram, J., Duan, Q., Adams, T., &amp; Anderson, L. (2005). NOAA’S ADVANCED HYDROLOGIC PREDICTION SERVICE: Building Pathways for Better Science in Water Forecasting. </w:t>
        </w:r>
      </w:hyperlink>
      <w:hyperlink r:id="rId87">
        <w:r>
          <w:rPr>
            <w:rFonts w:ascii="Times New Roman" w:eastAsia="Times New Roman" w:hAnsi="Times New Roman" w:cs="Times New Roman"/>
            <w:i/>
            <w:color w:val="000000"/>
            <w:sz w:val="24"/>
            <w:szCs w:val="24"/>
          </w:rPr>
          <w:t>Bulletin of the American Meteorological</w:t>
        </w:r>
        <w:r>
          <w:rPr>
            <w:rFonts w:ascii="Times New Roman" w:eastAsia="Times New Roman" w:hAnsi="Times New Roman" w:cs="Times New Roman"/>
            <w:i/>
            <w:color w:val="000000"/>
            <w:sz w:val="24"/>
            <w:szCs w:val="24"/>
          </w:rPr>
          <w:t xml:space="preserve"> Society</w:t>
        </w:r>
      </w:hyperlink>
      <w:hyperlink r:id="rId88">
        <w:r>
          <w:rPr>
            <w:rFonts w:ascii="Times New Roman" w:eastAsia="Times New Roman" w:hAnsi="Times New Roman" w:cs="Times New Roman"/>
            <w:color w:val="000000"/>
            <w:sz w:val="24"/>
            <w:szCs w:val="24"/>
          </w:rPr>
          <w:t xml:space="preserve">, </w:t>
        </w:r>
      </w:hyperlink>
      <w:hyperlink r:id="rId89">
        <w:r>
          <w:rPr>
            <w:rFonts w:ascii="Times New Roman" w:eastAsia="Times New Roman" w:hAnsi="Times New Roman" w:cs="Times New Roman"/>
            <w:i/>
            <w:color w:val="000000"/>
            <w:sz w:val="24"/>
            <w:szCs w:val="24"/>
          </w:rPr>
          <w:t>86</w:t>
        </w:r>
      </w:hyperlink>
      <w:hyperlink r:id="rId90">
        <w:r>
          <w:rPr>
            <w:rFonts w:ascii="Times New Roman" w:eastAsia="Times New Roman" w:hAnsi="Times New Roman" w:cs="Times New Roman"/>
            <w:color w:val="000000"/>
            <w:sz w:val="24"/>
            <w:szCs w:val="24"/>
          </w:rPr>
          <w:t>(3), 375–386.</w:t>
        </w:r>
      </w:hyperlink>
    </w:p>
    <w:p w14:paraId="31F572FC"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1">
        <w:r>
          <w:rPr>
            <w:rFonts w:ascii="Times New Roman" w:eastAsia="Times New Roman" w:hAnsi="Times New Roman" w:cs="Times New Roman"/>
            <w:color w:val="000000"/>
            <w:sz w:val="24"/>
            <w:szCs w:val="24"/>
          </w:rPr>
          <w:t xml:space="preserve">Mizukami, N., Rakovec, O., Newman, A. J., Clark, M. P., Wood, A. W., Gupta, H. V., &amp; Kumar, R. (2019). On the choice of calibration metrics for “high-flow” estimation using hydrologic models. </w:t>
        </w:r>
      </w:hyperlink>
      <w:hyperlink r:id="rId92">
        <w:r>
          <w:rPr>
            <w:rFonts w:ascii="Times New Roman" w:eastAsia="Times New Roman" w:hAnsi="Times New Roman" w:cs="Times New Roman"/>
            <w:i/>
            <w:color w:val="000000"/>
            <w:sz w:val="24"/>
            <w:szCs w:val="24"/>
          </w:rPr>
          <w:t>Hydrology and Earth System Sciences</w:t>
        </w:r>
      </w:hyperlink>
      <w:hyperlink r:id="rId93">
        <w:r>
          <w:rPr>
            <w:rFonts w:ascii="Times New Roman" w:eastAsia="Times New Roman" w:hAnsi="Times New Roman" w:cs="Times New Roman"/>
            <w:color w:val="000000"/>
            <w:sz w:val="24"/>
            <w:szCs w:val="24"/>
          </w:rPr>
          <w:t xml:space="preserve">, </w:t>
        </w:r>
      </w:hyperlink>
      <w:hyperlink r:id="rId94">
        <w:r>
          <w:rPr>
            <w:rFonts w:ascii="Times New Roman" w:eastAsia="Times New Roman" w:hAnsi="Times New Roman" w:cs="Times New Roman"/>
            <w:i/>
            <w:color w:val="000000"/>
            <w:sz w:val="24"/>
            <w:szCs w:val="24"/>
          </w:rPr>
          <w:t>23</w:t>
        </w:r>
      </w:hyperlink>
      <w:hyperlink r:id="rId95">
        <w:r>
          <w:rPr>
            <w:rFonts w:ascii="Times New Roman" w:eastAsia="Times New Roman" w:hAnsi="Times New Roman" w:cs="Times New Roman"/>
            <w:color w:val="000000"/>
            <w:sz w:val="24"/>
            <w:szCs w:val="24"/>
          </w:rPr>
          <w:t>(6), 2601–261</w:t>
        </w:r>
        <w:r>
          <w:rPr>
            <w:rFonts w:ascii="Times New Roman" w:eastAsia="Times New Roman" w:hAnsi="Times New Roman" w:cs="Times New Roman"/>
            <w:color w:val="000000"/>
            <w:sz w:val="24"/>
            <w:szCs w:val="24"/>
          </w:rPr>
          <w:t>4.</w:t>
        </w:r>
      </w:hyperlink>
    </w:p>
    <w:p w14:paraId="3048F40E"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6">
        <w:r>
          <w:rPr>
            <w:rFonts w:ascii="Times New Roman" w:eastAsia="Times New Roman" w:hAnsi="Times New Roman" w:cs="Times New Roman"/>
            <w:color w:val="000000"/>
            <w:sz w:val="24"/>
            <w:szCs w:val="24"/>
          </w:rPr>
          <w:t xml:space="preserve">Murphy, A. H. (1970). THE RANKED PROBABILITY SCORE AND THE PROBABILITY SCORE: A COMPARISON. </w:t>
        </w:r>
      </w:hyperlink>
      <w:hyperlink r:id="rId97">
        <w:r>
          <w:rPr>
            <w:rFonts w:ascii="Times New Roman" w:eastAsia="Times New Roman" w:hAnsi="Times New Roman" w:cs="Times New Roman"/>
            <w:i/>
            <w:color w:val="000000"/>
            <w:sz w:val="24"/>
            <w:szCs w:val="24"/>
          </w:rPr>
          <w:t>Monthly Weather Review</w:t>
        </w:r>
      </w:hyperlink>
      <w:hyperlink r:id="rId98">
        <w:r>
          <w:rPr>
            <w:rFonts w:ascii="Times New Roman" w:eastAsia="Times New Roman" w:hAnsi="Times New Roman" w:cs="Times New Roman"/>
            <w:color w:val="000000"/>
            <w:sz w:val="24"/>
            <w:szCs w:val="24"/>
          </w:rPr>
          <w:t xml:space="preserve">, </w:t>
        </w:r>
      </w:hyperlink>
      <w:hyperlink r:id="rId99">
        <w:r>
          <w:rPr>
            <w:rFonts w:ascii="Times New Roman" w:eastAsia="Times New Roman" w:hAnsi="Times New Roman" w:cs="Times New Roman"/>
            <w:i/>
            <w:color w:val="000000"/>
            <w:sz w:val="24"/>
            <w:szCs w:val="24"/>
          </w:rPr>
          <w:t>98</w:t>
        </w:r>
      </w:hyperlink>
      <w:hyperlink r:id="rId100">
        <w:r>
          <w:rPr>
            <w:rFonts w:ascii="Times New Roman" w:eastAsia="Times New Roman" w:hAnsi="Times New Roman" w:cs="Times New Roman"/>
            <w:color w:val="000000"/>
            <w:sz w:val="24"/>
            <w:szCs w:val="24"/>
          </w:rPr>
          <w:t>(12), 917–924.</w:t>
        </w:r>
      </w:hyperlink>
    </w:p>
    <w:p w14:paraId="79C79400"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1">
        <w:r>
          <w:rPr>
            <w:rFonts w:ascii="Times New Roman" w:eastAsia="Times New Roman" w:hAnsi="Times New Roman" w:cs="Times New Roman"/>
            <w:color w:val="000000"/>
            <w:sz w:val="24"/>
            <w:szCs w:val="24"/>
          </w:rPr>
          <w:t xml:space="preserve">Murphy, A. H. (1973). A New Vector Partition of the </w:t>
        </w:r>
        <w:r>
          <w:rPr>
            <w:rFonts w:ascii="Times New Roman" w:eastAsia="Times New Roman" w:hAnsi="Times New Roman" w:cs="Times New Roman"/>
            <w:color w:val="000000"/>
            <w:sz w:val="24"/>
            <w:szCs w:val="24"/>
          </w:rPr>
          <w:t xml:space="preserve">Probability Score. </w:t>
        </w:r>
      </w:hyperlink>
      <w:hyperlink r:id="rId102">
        <w:r>
          <w:rPr>
            <w:rFonts w:ascii="Times New Roman" w:eastAsia="Times New Roman" w:hAnsi="Times New Roman" w:cs="Times New Roman"/>
            <w:i/>
            <w:color w:val="000000"/>
            <w:sz w:val="24"/>
            <w:szCs w:val="24"/>
          </w:rPr>
          <w:t>Journal of Applied Meteorology and Climatology</w:t>
        </w:r>
      </w:hyperlink>
      <w:hyperlink r:id="rId103">
        <w:r>
          <w:rPr>
            <w:rFonts w:ascii="Times New Roman" w:eastAsia="Times New Roman" w:hAnsi="Times New Roman" w:cs="Times New Roman"/>
            <w:color w:val="000000"/>
            <w:sz w:val="24"/>
            <w:szCs w:val="24"/>
          </w:rPr>
          <w:t xml:space="preserve">, </w:t>
        </w:r>
      </w:hyperlink>
      <w:hyperlink r:id="rId104">
        <w:r>
          <w:rPr>
            <w:rFonts w:ascii="Times New Roman" w:eastAsia="Times New Roman" w:hAnsi="Times New Roman" w:cs="Times New Roman"/>
            <w:i/>
            <w:color w:val="000000"/>
            <w:sz w:val="24"/>
            <w:szCs w:val="24"/>
          </w:rPr>
          <w:t>12</w:t>
        </w:r>
      </w:hyperlink>
      <w:hyperlink r:id="rId105">
        <w:r>
          <w:rPr>
            <w:rFonts w:ascii="Times New Roman" w:eastAsia="Times New Roman" w:hAnsi="Times New Roman" w:cs="Times New Roman"/>
            <w:color w:val="000000"/>
            <w:sz w:val="24"/>
            <w:szCs w:val="24"/>
          </w:rPr>
          <w:t>(4), 595–600.</w:t>
        </w:r>
      </w:hyperlink>
    </w:p>
    <w:p w14:paraId="7885B8CF"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6">
        <w:r>
          <w:rPr>
            <w:rFonts w:ascii="Times New Roman" w:eastAsia="Times New Roman" w:hAnsi="Times New Roman" w:cs="Times New Roman"/>
            <w:color w:val="000000"/>
            <w:sz w:val="24"/>
            <w:szCs w:val="24"/>
          </w:rPr>
          <w:t xml:space="preserve">Rajib, A., Liu, Z., Merwade, V., Tavakoly, A. A., &amp; Follum, M. L. (2020). Towards a large-scale locally relevant flood inundation modeling framework using SWAT and LISFLOOD-FP. </w:t>
        </w:r>
      </w:hyperlink>
      <w:hyperlink r:id="rId107">
        <w:r>
          <w:rPr>
            <w:rFonts w:ascii="Times New Roman" w:eastAsia="Times New Roman" w:hAnsi="Times New Roman" w:cs="Times New Roman"/>
            <w:i/>
            <w:color w:val="000000"/>
            <w:sz w:val="24"/>
            <w:szCs w:val="24"/>
          </w:rPr>
          <w:t>Journal of Hydrology</w:t>
        </w:r>
      </w:hyperlink>
      <w:hyperlink r:id="rId108">
        <w:r>
          <w:rPr>
            <w:rFonts w:ascii="Times New Roman" w:eastAsia="Times New Roman" w:hAnsi="Times New Roman" w:cs="Times New Roman"/>
            <w:color w:val="000000"/>
            <w:sz w:val="24"/>
            <w:szCs w:val="24"/>
          </w:rPr>
          <w:t xml:space="preserve">, </w:t>
        </w:r>
      </w:hyperlink>
      <w:hyperlink r:id="rId109">
        <w:r>
          <w:rPr>
            <w:rFonts w:ascii="Times New Roman" w:eastAsia="Times New Roman" w:hAnsi="Times New Roman" w:cs="Times New Roman"/>
            <w:i/>
            <w:color w:val="000000"/>
            <w:sz w:val="24"/>
            <w:szCs w:val="24"/>
          </w:rPr>
          <w:t>581</w:t>
        </w:r>
      </w:hyperlink>
      <w:hyperlink r:id="rId110">
        <w:r>
          <w:rPr>
            <w:rFonts w:ascii="Times New Roman" w:eastAsia="Times New Roman" w:hAnsi="Times New Roman" w:cs="Times New Roman"/>
            <w:color w:val="000000"/>
            <w:sz w:val="24"/>
            <w:szCs w:val="24"/>
          </w:rPr>
          <w:t>, 124406.</w:t>
        </w:r>
      </w:hyperlink>
    </w:p>
    <w:p w14:paraId="3D0FE44C"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1">
        <w:r>
          <w:rPr>
            <w:rFonts w:ascii="Times New Roman" w:eastAsia="Times New Roman" w:hAnsi="Times New Roman" w:cs="Times New Roman"/>
            <w:color w:val="000000"/>
            <w:sz w:val="24"/>
            <w:szCs w:val="24"/>
          </w:rPr>
          <w:t xml:space="preserve">Razavi, S., &amp; Tolson, B. </w:t>
        </w:r>
        <w:r>
          <w:rPr>
            <w:rFonts w:ascii="Times New Roman" w:eastAsia="Times New Roman" w:hAnsi="Times New Roman" w:cs="Times New Roman"/>
            <w:color w:val="000000"/>
            <w:sz w:val="24"/>
            <w:szCs w:val="24"/>
          </w:rPr>
          <w:t xml:space="preserve">A. (2013). An efficient framework for hydrologic model calibration on long data periods. </w:t>
        </w:r>
      </w:hyperlink>
      <w:hyperlink r:id="rId112">
        <w:r>
          <w:rPr>
            <w:rFonts w:ascii="Times New Roman" w:eastAsia="Times New Roman" w:hAnsi="Times New Roman" w:cs="Times New Roman"/>
            <w:i/>
            <w:color w:val="000000"/>
            <w:sz w:val="24"/>
            <w:szCs w:val="24"/>
          </w:rPr>
          <w:t>Water Resources Research</w:t>
        </w:r>
      </w:hyperlink>
      <w:hyperlink r:id="rId113">
        <w:r>
          <w:rPr>
            <w:rFonts w:ascii="Times New Roman" w:eastAsia="Times New Roman" w:hAnsi="Times New Roman" w:cs="Times New Roman"/>
            <w:color w:val="000000"/>
            <w:sz w:val="24"/>
            <w:szCs w:val="24"/>
          </w:rPr>
          <w:t xml:space="preserve">, </w:t>
        </w:r>
      </w:hyperlink>
      <w:hyperlink r:id="rId114">
        <w:r>
          <w:rPr>
            <w:rFonts w:ascii="Times New Roman" w:eastAsia="Times New Roman" w:hAnsi="Times New Roman" w:cs="Times New Roman"/>
            <w:i/>
            <w:color w:val="000000"/>
            <w:sz w:val="24"/>
            <w:szCs w:val="24"/>
          </w:rPr>
          <w:t>49</w:t>
        </w:r>
      </w:hyperlink>
      <w:hyperlink r:id="rId115">
        <w:r>
          <w:rPr>
            <w:rFonts w:ascii="Times New Roman" w:eastAsia="Times New Roman" w:hAnsi="Times New Roman" w:cs="Times New Roman"/>
            <w:color w:val="000000"/>
            <w:sz w:val="24"/>
            <w:szCs w:val="24"/>
          </w:rPr>
          <w:t>(12), 8418–8431.</w:t>
        </w:r>
      </w:hyperlink>
    </w:p>
    <w:p w14:paraId="25B5FE45"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6">
        <w:r>
          <w:rPr>
            <w:rFonts w:ascii="Times New Roman" w:eastAsia="Times New Roman" w:hAnsi="Times New Roman" w:cs="Times New Roman"/>
            <w:color w:val="000000"/>
            <w:sz w:val="24"/>
            <w:szCs w:val="24"/>
          </w:rPr>
          <w:t xml:space="preserve">Salas, J. D., Obeysekera, J., &amp; Vogel, R. M. (2018). Techniques for assessing water infrastructure for </w:t>
        </w:r>
        <w:r>
          <w:rPr>
            <w:rFonts w:ascii="Times New Roman" w:eastAsia="Times New Roman" w:hAnsi="Times New Roman" w:cs="Times New Roman"/>
            <w:color w:val="000000"/>
            <w:sz w:val="24"/>
            <w:szCs w:val="24"/>
          </w:rPr>
          <w:t xml:space="preserve">nonstationary extreme events: a review. </w:t>
        </w:r>
      </w:hyperlink>
      <w:hyperlink r:id="rId117">
        <w:r>
          <w:rPr>
            <w:rFonts w:ascii="Times New Roman" w:eastAsia="Times New Roman" w:hAnsi="Times New Roman" w:cs="Times New Roman"/>
            <w:i/>
            <w:color w:val="000000"/>
            <w:sz w:val="24"/>
            <w:szCs w:val="24"/>
          </w:rPr>
          <w:t>Hydrological Sciences Journal</w:t>
        </w:r>
      </w:hyperlink>
      <w:hyperlink r:id="rId118">
        <w:r>
          <w:rPr>
            <w:rFonts w:ascii="Times New Roman" w:eastAsia="Times New Roman" w:hAnsi="Times New Roman" w:cs="Times New Roman"/>
            <w:color w:val="000000"/>
            <w:sz w:val="24"/>
            <w:szCs w:val="24"/>
          </w:rPr>
          <w:t xml:space="preserve">, </w:t>
        </w:r>
      </w:hyperlink>
      <w:hyperlink r:id="rId119">
        <w:r>
          <w:rPr>
            <w:rFonts w:ascii="Times New Roman" w:eastAsia="Times New Roman" w:hAnsi="Times New Roman" w:cs="Times New Roman"/>
            <w:i/>
            <w:color w:val="000000"/>
            <w:sz w:val="24"/>
            <w:szCs w:val="24"/>
          </w:rPr>
          <w:t>63</w:t>
        </w:r>
      </w:hyperlink>
      <w:hyperlink r:id="rId120">
        <w:r>
          <w:rPr>
            <w:rFonts w:ascii="Times New Roman" w:eastAsia="Times New Roman" w:hAnsi="Times New Roman" w:cs="Times New Roman"/>
            <w:color w:val="000000"/>
            <w:sz w:val="24"/>
            <w:szCs w:val="24"/>
          </w:rPr>
          <w:t>(3), 325–352.</w:t>
        </w:r>
      </w:hyperlink>
    </w:p>
    <w:p w14:paraId="51E85B8E"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1">
        <w:r>
          <w:rPr>
            <w:rFonts w:ascii="Times New Roman" w:eastAsia="Times New Roman" w:hAnsi="Times New Roman" w:cs="Times New Roman"/>
            <w:color w:val="000000"/>
            <w:sz w:val="24"/>
            <w:szCs w:val="24"/>
          </w:rPr>
          <w:t xml:space="preserve">Sanders, B. F., Schubert, J. E., Goodrich, K. A., Houston, D., Feldman, D. L., Basolo, V., et al. (2020). Collaborative Modeling With Fine‐Resolution </w:t>
        </w:r>
        <w:r>
          <w:rPr>
            <w:rFonts w:ascii="Times New Roman" w:eastAsia="Times New Roman" w:hAnsi="Times New Roman" w:cs="Times New Roman"/>
            <w:color w:val="000000"/>
            <w:sz w:val="24"/>
            <w:szCs w:val="24"/>
          </w:rPr>
          <w:t xml:space="preserve">Data Enhances Flood Awareness, Minimizes Differences in Flood Perception, and Produces Actionable Flood Maps. </w:t>
        </w:r>
      </w:hyperlink>
      <w:hyperlink r:id="rId122">
        <w:r>
          <w:rPr>
            <w:rFonts w:ascii="Times New Roman" w:eastAsia="Times New Roman" w:hAnsi="Times New Roman" w:cs="Times New Roman"/>
            <w:i/>
            <w:color w:val="000000"/>
            <w:sz w:val="24"/>
            <w:szCs w:val="24"/>
          </w:rPr>
          <w:t>Earth’s Future</w:t>
        </w:r>
      </w:hyperlink>
      <w:hyperlink r:id="rId123">
        <w:r>
          <w:rPr>
            <w:rFonts w:ascii="Times New Roman" w:eastAsia="Times New Roman" w:hAnsi="Times New Roman" w:cs="Times New Roman"/>
            <w:color w:val="000000"/>
            <w:sz w:val="24"/>
            <w:szCs w:val="24"/>
          </w:rPr>
          <w:t>. https://doi.org/</w:t>
        </w:r>
      </w:hyperlink>
      <w:hyperlink r:id="rId124">
        <w:r>
          <w:rPr>
            <w:rFonts w:ascii="Times New Roman" w:eastAsia="Times New Roman" w:hAnsi="Times New Roman" w:cs="Times New Roman"/>
            <w:color w:val="000000"/>
            <w:sz w:val="24"/>
            <w:szCs w:val="24"/>
          </w:rPr>
          <w:t>10.1029/2019ef001391</w:t>
        </w:r>
      </w:hyperlink>
    </w:p>
    <w:p w14:paraId="5A0D4328"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5">
        <w:r>
          <w:rPr>
            <w:rFonts w:ascii="Times New Roman" w:eastAsia="Times New Roman" w:hAnsi="Times New Roman" w:cs="Times New Roman"/>
            <w:color w:val="000000"/>
            <w:sz w:val="24"/>
            <w:szCs w:val="24"/>
          </w:rPr>
          <w:t xml:space="preserve">Sharma, S., Gomez, M., Keller, K., Nicholas, R., &amp; </w:t>
        </w:r>
        <w:r>
          <w:rPr>
            <w:rFonts w:ascii="Times New Roman" w:eastAsia="Times New Roman" w:hAnsi="Times New Roman" w:cs="Times New Roman"/>
            <w:color w:val="000000"/>
            <w:sz w:val="24"/>
            <w:szCs w:val="24"/>
          </w:rPr>
          <w:t xml:space="preserve">Mejia, A. (2021). Regional Flood Risk Projections under Climate Change. </w:t>
        </w:r>
      </w:hyperlink>
      <w:hyperlink r:id="rId126">
        <w:r>
          <w:rPr>
            <w:rFonts w:ascii="Times New Roman" w:eastAsia="Times New Roman" w:hAnsi="Times New Roman" w:cs="Times New Roman"/>
            <w:i/>
            <w:color w:val="000000"/>
            <w:sz w:val="24"/>
            <w:szCs w:val="24"/>
          </w:rPr>
          <w:t>Journal of Hydrometeorology</w:t>
        </w:r>
      </w:hyperlink>
      <w:hyperlink r:id="rId127">
        <w:r>
          <w:rPr>
            <w:rFonts w:ascii="Times New Roman" w:eastAsia="Times New Roman" w:hAnsi="Times New Roman" w:cs="Times New Roman"/>
            <w:color w:val="000000"/>
            <w:sz w:val="24"/>
            <w:szCs w:val="24"/>
          </w:rPr>
          <w:t xml:space="preserve">, </w:t>
        </w:r>
      </w:hyperlink>
      <w:hyperlink r:id="rId128">
        <w:r>
          <w:rPr>
            <w:rFonts w:ascii="Times New Roman" w:eastAsia="Times New Roman" w:hAnsi="Times New Roman" w:cs="Times New Roman"/>
            <w:i/>
            <w:color w:val="000000"/>
            <w:sz w:val="24"/>
            <w:szCs w:val="24"/>
          </w:rPr>
          <w:t>-1</w:t>
        </w:r>
      </w:hyperlink>
      <w:hyperlink r:id="rId129">
        <w:r>
          <w:rPr>
            <w:rFonts w:ascii="Times New Roman" w:eastAsia="Times New Roman" w:hAnsi="Times New Roman" w:cs="Times New Roman"/>
            <w:color w:val="000000"/>
            <w:sz w:val="24"/>
            <w:szCs w:val="24"/>
          </w:rPr>
          <w:t>(aop). https://doi.org/</w:t>
        </w:r>
      </w:hyperlink>
      <w:hyperlink r:id="rId130">
        <w:r>
          <w:rPr>
            <w:rFonts w:ascii="Times New Roman" w:eastAsia="Times New Roman" w:hAnsi="Times New Roman" w:cs="Times New Roman"/>
            <w:color w:val="000000"/>
            <w:sz w:val="24"/>
            <w:szCs w:val="24"/>
          </w:rPr>
          <w:t>10.1175/JHM-D-20-0238.1</w:t>
        </w:r>
      </w:hyperlink>
    </w:p>
    <w:p w14:paraId="49D636F0"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1">
        <w:r>
          <w:rPr>
            <w:rFonts w:ascii="Times New Roman" w:eastAsia="Times New Roman" w:hAnsi="Times New Roman" w:cs="Times New Roman"/>
            <w:color w:val="000000"/>
            <w:sz w:val="24"/>
            <w:szCs w:val="24"/>
          </w:rPr>
          <w:t xml:space="preserve">Van Liew, M. W., Arnold, J. G., &amp; Bosch, D. D. (2005). Problems and potential of </w:t>
        </w:r>
        <w:r>
          <w:rPr>
            <w:rFonts w:ascii="Times New Roman" w:eastAsia="Times New Roman" w:hAnsi="Times New Roman" w:cs="Times New Roman"/>
            <w:color w:val="000000"/>
            <w:sz w:val="24"/>
            <w:szCs w:val="24"/>
          </w:rPr>
          <w:lastRenderedPageBreak/>
          <w:t xml:space="preserve">autocalibrating a hydrologic model. </w:t>
        </w:r>
      </w:hyperlink>
      <w:hyperlink r:id="rId132">
        <w:r>
          <w:rPr>
            <w:rFonts w:ascii="Times New Roman" w:eastAsia="Times New Roman" w:hAnsi="Times New Roman" w:cs="Times New Roman"/>
            <w:i/>
            <w:color w:val="000000"/>
            <w:sz w:val="24"/>
            <w:szCs w:val="24"/>
          </w:rPr>
          <w:t>Transactions of the ASAE. Ameri</w:t>
        </w:r>
        <w:r>
          <w:rPr>
            <w:rFonts w:ascii="Times New Roman" w:eastAsia="Times New Roman" w:hAnsi="Times New Roman" w:cs="Times New Roman"/>
            <w:i/>
            <w:color w:val="000000"/>
            <w:sz w:val="24"/>
            <w:szCs w:val="24"/>
          </w:rPr>
          <w:t>can Society of Agricultural Engineers</w:t>
        </w:r>
      </w:hyperlink>
      <w:hyperlink r:id="rId133">
        <w:r>
          <w:rPr>
            <w:rFonts w:ascii="Times New Roman" w:eastAsia="Times New Roman" w:hAnsi="Times New Roman" w:cs="Times New Roman"/>
            <w:color w:val="000000"/>
            <w:sz w:val="24"/>
            <w:szCs w:val="24"/>
          </w:rPr>
          <w:t xml:space="preserve">, </w:t>
        </w:r>
      </w:hyperlink>
      <w:hyperlink r:id="rId134">
        <w:r>
          <w:rPr>
            <w:rFonts w:ascii="Times New Roman" w:eastAsia="Times New Roman" w:hAnsi="Times New Roman" w:cs="Times New Roman"/>
            <w:i/>
            <w:color w:val="000000"/>
            <w:sz w:val="24"/>
            <w:szCs w:val="24"/>
          </w:rPr>
          <w:t>48</w:t>
        </w:r>
      </w:hyperlink>
      <w:hyperlink r:id="rId135">
        <w:r>
          <w:rPr>
            <w:rFonts w:ascii="Times New Roman" w:eastAsia="Times New Roman" w:hAnsi="Times New Roman" w:cs="Times New Roman"/>
            <w:color w:val="000000"/>
            <w:sz w:val="24"/>
            <w:szCs w:val="24"/>
          </w:rPr>
          <w:t>(3), 1025–1040.</w:t>
        </w:r>
      </w:hyperlink>
    </w:p>
    <w:p w14:paraId="3A06741F"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6">
        <w:r>
          <w:rPr>
            <w:rFonts w:ascii="Times New Roman" w:eastAsia="Times New Roman" w:hAnsi="Times New Roman" w:cs="Times New Roman"/>
            <w:color w:val="000000"/>
            <w:sz w:val="24"/>
            <w:szCs w:val="24"/>
          </w:rPr>
          <w:t xml:space="preserve">Wasko, C., Westra, S., Nathan, R., Orr, H. G., Villarini, G., Villalobos Herrera, R., &amp; Fowler, H. J. (2021). Incorporating climate change in flood estimation guidance. </w:t>
        </w:r>
      </w:hyperlink>
      <w:hyperlink r:id="rId137">
        <w:r>
          <w:rPr>
            <w:rFonts w:ascii="Times New Roman" w:eastAsia="Times New Roman" w:hAnsi="Times New Roman" w:cs="Times New Roman"/>
            <w:i/>
            <w:color w:val="000000"/>
            <w:sz w:val="24"/>
            <w:szCs w:val="24"/>
          </w:rPr>
          <w:t>Philosophic</w:t>
        </w:r>
        <w:r>
          <w:rPr>
            <w:rFonts w:ascii="Times New Roman" w:eastAsia="Times New Roman" w:hAnsi="Times New Roman" w:cs="Times New Roman"/>
            <w:i/>
            <w:color w:val="000000"/>
            <w:sz w:val="24"/>
            <w:szCs w:val="24"/>
          </w:rPr>
          <w:t>al Transactions. Series A, Mathematical, Physical, and Engineering Sciences</w:t>
        </w:r>
      </w:hyperlink>
      <w:hyperlink r:id="rId138">
        <w:r>
          <w:rPr>
            <w:rFonts w:ascii="Times New Roman" w:eastAsia="Times New Roman" w:hAnsi="Times New Roman" w:cs="Times New Roman"/>
            <w:color w:val="000000"/>
            <w:sz w:val="24"/>
            <w:szCs w:val="24"/>
          </w:rPr>
          <w:t xml:space="preserve">, </w:t>
        </w:r>
      </w:hyperlink>
      <w:hyperlink r:id="rId139">
        <w:r>
          <w:rPr>
            <w:rFonts w:ascii="Times New Roman" w:eastAsia="Times New Roman" w:hAnsi="Times New Roman" w:cs="Times New Roman"/>
            <w:i/>
            <w:color w:val="000000"/>
            <w:sz w:val="24"/>
            <w:szCs w:val="24"/>
          </w:rPr>
          <w:t>379</w:t>
        </w:r>
      </w:hyperlink>
      <w:hyperlink r:id="rId140">
        <w:r>
          <w:rPr>
            <w:rFonts w:ascii="Times New Roman" w:eastAsia="Times New Roman" w:hAnsi="Times New Roman" w:cs="Times New Roman"/>
            <w:color w:val="000000"/>
            <w:sz w:val="24"/>
            <w:szCs w:val="24"/>
          </w:rPr>
          <w:t>(2195), 20190548.</w:t>
        </w:r>
      </w:hyperlink>
    </w:p>
    <w:p w14:paraId="24A1A86C"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1">
        <w:r>
          <w:rPr>
            <w:rFonts w:ascii="Times New Roman" w:eastAsia="Times New Roman" w:hAnsi="Times New Roman" w:cs="Times New Roman"/>
            <w:color w:val="000000"/>
            <w:sz w:val="24"/>
            <w:szCs w:val="24"/>
          </w:rPr>
          <w:t>Wing, O. E. J., Bates, P. D., Smith, A. M., Sampson, C. C., Johnson, K. A., Fargione, J., &amp; Morefield, P. (2018). Estimates of pre</w:t>
        </w:r>
        <w:r>
          <w:rPr>
            <w:rFonts w:ascii="Times New Roman" w:eastAsia="Times New Roman" w:hAnsi="Times New Roman" w:cs="Times New Roman"/>
            <w:color w:val="000000"/>
            <w:sz w:val="24"/>
            <w:szCs w:val="24"/>
          </w:rPr>
          <w:t xml:space="preserve">sent and future flood risk in the conterminous United States. </w:t>
        </w:r>
      </w:hyperlink>
      <w:hyperlink r:id="rId142">
        <w:r>
          <w:rPr>
            <w:rFonts w:ascii="Times New Roman" w:eastAsia="Times New Roman" w:hAnsi="Times New Roman" w:cs="Times New Roman"/>
            <w:i/>
            <w:color w:val="000000"/>
            <w:sz w:val="24"/>
            <w:szCs w:val="24"/>
          </w:rPr>
          <w:t>Environmental Research Letters: ERL [Web Site]</w:t>
        </w:r>
      </w:hyperlink>
      <w:hyperlink r:id="rId143">
        <w:r>
          <w:rPr>
            <w:rFonts w:ascii="Times New Roman" w:eastAsia="Times New Roman" w:hAnsi="Times New Roman" w:cs="Times New Roman"/>
            <w:color w:val="000000"/>
            <w:sz w:val="24"/>
            <w:szCs w:val="24"/>
          </w:rPr>
          <w:t xml:space="preserve">, </w:t>
        </w:r>
      </w:hyperlink>
      <w:hyperlink r:id="rId144">
        <w:r>
          <w:rPr>
            <w:rFonts w:ascii="Times New Roman" w:eastAsia="Times New Roman" w:hAnsi="Times New Roman" w:cs="Times New Roman"/>
            <w:i/>
            <w:color w:val="000000"/>
            <w:sz w:val="24"/>
            <w:szCs w:val="24"/>
          </w:rPr>
          <w:t>13</w:t>
        </w:r>
      </w:hyperlink>
      <w:hyperlink r:id="rId145">
        <w:r>
          <w:rPr>
            <w:rFonts w:ascii="Times New Roman" w:eastAsia="Times New Roman" w:hAnsi="Times New Roman" w:cs="Times New Roman"/>
            <w:color w:val="000000"/>
            <w:sz w:val="24"/>
            <w:szCs w:val="24"/>
          </w:rPr>
          <w:t>(3), 034023.</w:t>
        </w:r>
      </w:hyperlink>
    </w:p>
    <w:p w14:paraId="68C704EF"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6">
        <w:r>
          <w:rPr>
            <w:rFonts w:ascii="Times New Roman" w:eastAsia="Times New Roman" w:hAnsi="Times New Roman" w:cs="Times New Roman"/>
            <w:color w:val="000000"/>
            <w:sz w:val="24"/>
            <w:szCs w:val="24"/>
          </w:rPr>
          <w:t>Winsemius, H. C., Jeroen C J, van Beek, L. P. H., Bierkens, M. F. P., Bouwman, A., Jongman, B., et al. (2015). G</w:t>
        </w:r>
        <w:r>
          <w:rPr>
            <w:rFonts w:ascii="Times New Roman" w:eastAsia="Times New Roman" w:hAnsi="Times New Roman" w:cs="Times New Roman"/>
            <w:color w:val="000000"/>
            <w:sz w:val="24"/>
            <w:szCs w:val="24"/>
          </w:rPr>
          <w:t xml:space="preserve">lobal drivers of future river flood risk. </w:t>
        </w:r>
      </w:hyperlink>
      <w:hyperlink r:id="rId147">
        <w:r>
          <w:rPr>
            <w:rFonts w:ascii="Times New Roman" w:eastAsia="Times New Roman" w:hAnsi="Times New Roman" w:cs="Times New Roman"/>
            <w:i/>
            <w:color w:val="000000"/>
            <w:sz w:val="24"/>
            <w:szCs w:val="24"/>
          </w:rPr>
          <w:t>Nature Climate Change</w:t>
        </w:r>
      </w:hyperlink>
      <w:hyperlink r:id="rId148">
        <w:r>
          <w:rPr>
            <w:rFonts w:ascii="Times New Roman" w:eastAsia="Times New Roman" w:hAnsi="Times New Roman" w:cs="Times New Roman"/>
            <w:color w:val="000000"/>
            <w:sz w:val="24"/>
            <w:szCs w:val="24"/>
          </w:rPr>
          <w:t xml:space="preserve">, </w:t>
        </w:r>
      </w:hyperlink>
      <w:hyperlink r:id="rId149">
        <w:r>
          <w:rPr>
            <w:rFonts w:ascii="Times New Roman" w:eastAsia="Times New Roman" w:hAnsi="Times New Roman" w:cs="Times New Roman"/>
            <w:i/>
            <w:color w:val="000000"/>
            <w:sz w:val="24"/>
            <w:szCs w:val="24"/>
          </w:rPr>
          <w:t>6</w:t>
        </w:r>
      </w:hyperlink>
      <w:hyperlink r:id="rId150">
        <w:r>
          <w:rPr>
            <w:rFonts w:ascii="Times New Roman" w:eastAsia="Times New Roman" w:hAnsi="Times New Roman" w:cs="Times New Roman"/>
            <w:color w:val="000000"/>
            <w:sz w:val="24"/>
            <w:szCs w:val="24"/>
          </w:rPr>
          <w:t>(4), 381–385.</w:t>
        </w:r>
      </w:hyperlink>
    </w:p>
    <w:p w14:paraId="36152C87"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1">
        <w:r>
          <w:rPr>
            <w:rFonts w:ascii="Times New Roman" w:eastAsia="Times New Roman" w:hAnsi="Times New Roman" w:cs="Times New Roman"/>
            <w:color w:val="000000"/>
            <w:sz w:val="24"/>
            <w:szCs w:val="24"/>
          </w:rPr>
          <w:t xml:space="preserve">Wong, T. E., &amp; Keller, K. (2017). Deep Uncertainty Surrounding Coastal Flood Risk Projections: A Case Study for New Orleans. </w:t>
        </w:r>
      </w:hyperlink>
      <w:hyperlink r:id="rId152">
        <w:r>
          <w:rPr>
            <w:rFonts w:ascii="Times New Roman" w:eastAsia="Times New Roman" w:hAnsi="Times New Roman" w:cs="Times New Roman"/>
            <w:i/>
            <w:color w:val="000000"/>
            <w:sz w:val="24"/>
            <w:szCs w:val="24"/>
          </w:rPr>
          <w:t>Earth’s Future</w:t>
        </w:r>
      </w:hyperlink>
      <w:hyperlink r:id="rId153">
        <w:r>
          <w:rPr>
            <w:rFonts w:ascii="Times New Roman" w:eastAsia="Times New Roman" w:hAnsi="Times New Roman" w:cs="Times New Roman"/>
            <w:color w:val="000000"/>
            <w:sz w:val="24"/>
            <w:szCs w:val="24"/>
          </w:rPr>
          <w:t>. https://doi.org/</w:t>
        </w:r>
      </w:hyperlink>
      <w:hyperlink r:id="rId154">
        <w:r>
          <w:rPr>
            <w:rFonts w:ascii="Times New Roman" w:eastAsia="Times New Roman" w:hAnsi="Times New Roman" w:cs="Times New Roman"/>
            <w:color w:val="000000"/>
            <w:sz w:val="24"/>
            <w:szCs w:val="24"/>
          </w:rPr>
          <w:t>10.1002/2017ef000607</w:t>
        </w:r>
      </w:hyperlink>
    </w:p>
    <w:p w14:paraId="6559F981" w14:textId="77777777" w:rsidR="00644C69" w:rsidRDefault="00635DE6">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155">
        <w:r>
          <w:rPr>
            <w:rFonts w:ascii="Times New Roman" w:eastAsia="Times New Roman" w:hAnsi="Times New Roman" w:cs="Times New Roman"/>
            <w:color w:val="000000"/>
            <w:sz w:val="24"/>
            <w:szCs w:val="24"/>
          </w:rPr>
          <w:t xml:space="preserve">Zarekarizi, </w:t>
        </w:r>
        <w:r>
          <w:rPr>
            <w:rFonts w:ascii="Times New Roman" w:eastAsia="Times New Roman" w:hAnsi="Times New Roman" w:cs="Times New Roman"/>
            <w:color w:val="000000"/>
            <w:sz w:val="24"/>
            <w:szCs w:val="24"/>
          </w:rPr>
          <w:t xml:space="preserve">M., Srikrishnan, V., &amp; Keller, K. (2020). Neglecting uncertainties biases house-elevation decisions to manage riverine flood risks. </w:t>
        </w:r>
      </w:hyperlink>
      <w:hyperlink r:id="rId156">
        <w:r>
          <w:rPr>
            <w:rFonts w:ascii="Times New Roman" w:eastAsia="Times New Roman" w:hAnsi="Times New Roman" w:cs="Times New Roman"/>
            <w:i/>
            <w:color w:val="000000"/>
            <w:sz w:val="24"/>
            <w:szCs w:val="24"/>
          </w:rPr>
          <w:t>Nature Communications</w:t>
        </w:r>
      </w:hyperlink>
      <w:hyperlink r:id="rId157">
        <w:r>
          <w:rPr>
            <w:rFonts w:ascii="Times New Roman" w:eastAsia="Times New Roman" w:hAnsi="Times New Roman" w:cs="Times New Roman"/>
            <w:color w:val="000000"/>
            <w:sz w:val="24"/>
            <w:szCs w:val="24"/>
          </w:rPr>
          <w:t xml:space="preserve">, </w:t>
        </w:r>
      </w:hyperlink>
      <w:hyperlink r:id="rId158">
        <w:r>
          <w:rPr>
            <w:rFonts w:ascii="Times New Roman" w:eastAsia="Times New Roman" w:hAnsi="Times New Roman" w:cs="Times New Roman"/>
            <w:i/>
            <w:color w:val="000000"/>
            <w:sz w:val="24"/>
            <w:szCs w:val="24"/>
          </w:rPr>
          <w:t>11</w:t>
        </w:r>
      </w:hyperlink>
      <w:hyperlink r:id="rId159">
        <w:r>
          <w:rPr>
            <w:rFonts w:ascii="Times New Roman" w:eastAsia="Times New Roman" w:hAnsi="Times New Roman" w:cs="Times New Roman"/>
            <w:color w:val="000000"/>
            <w:sz w:val="24"/>
            <w:szCs w:val="24"/>
          </w:rPr>
          <w:t>(1), 5361.</w:t>
        </w:r>
      </w:hyperlink>
    </w:p>
    <w:p w14:paraId="47C5A81F"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Higdon, D., Gattiker, J., Williams, B., &amp; Rightley, M. (2008). Computer model </w:t>
      </w:r>
      <w:r>
        <w:rPr>
          <w:rFonts w:ascii="Times New Roman" w:eastAsia="Times New Roman" w:hAnsi="Times New Roman" w:cs="Times New Roman"/>
          <w:sz w:val="24"/>
          <w:szCs w:val="24"/>
        </w:rPr>
        <w:t>calibration using high-dimensional output. Journal of the American Statistical Association, 103(482), 570-583.</w:t>
      </w:r>
    </w:p>
    <w:p w14:paraId="04CF9A70"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Higdon, D., Lee, H., &amp; Holloman, C. (2002). Markov chain Monte Carlo Based Approaches for Inference in Computational Intensive Problems. In Bayes</w:t>
      </w:r>
      <w:r>
        <w:rPr>
          <w:rFonts w:ascii="Times New Roman" w:eastAsia="Times New Roman" w:hAnsi="Times New Roman" w:cs="Times New Roman"/>
          <w:sz w:val="24"/>
          <w:szCs w:val="24"/>
        </w:rPr>
        <w:t>ian Statistics 7, Proceedings of the Seventh Valencia Meeting.</w:t>
      </w:r>
    </w:p>
    <w:p w14:paraId="2B6460C1"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Mak, S., Sung, C. L., Wang, X., Yeh, S. T., Chang, Y. H., Joseph, V. R., ... &amp; Wu, C. J. (2018). An efficient surrogate model for emulation and physics extraction of large eddy simulations. Jou</w:t>
      </w:r>
      <w:r>
        <w:rPr>
          <w:rFonts w:ascii="Times New Roman" w:eastAsia="Times New Roman" w:hAnsi="Times New Roman" w:cs="Times New Roman"/>
          <w:sz w:val="24"/>
          <w:szCs w:val="24"/>
        </w:rPr>
        <w:t>rnal of the American Statistical Association, 113(524), 1443-1456.</w:t>
      </w:r>
    </w:p>
    <w:p w14:paraId="44E08A14"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Park, S., Hwang, J. P., Kim, E. &amp; Kang, H. (2009) A new evolutionary particle filter for the prevention of sample impoverishment. IEEE Transactions on Signal Processing, 13 (4), 801–809.</w:t>
      </w:r>
    </w:p>
    <w:p w14:paraId="751E036B" w14:textId="77777777" w:rsidR="00644C69" w:rsidRDefault="00635DE6">
      <w:pPr>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Alfieri, L., Bisselink, B., Dottori, F., Naumann, G., de Roo, A., Salamon, P., et al. (2017). Global projections of river flood risk in a warmer world. Earth’s Future. https://doi.org/10.1002/2016ef000485</w:t>
      </w:r>
    </w:p>
    <w:p w14:paraId="1B761E21"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Bates, P. D., Quinn, N., Sampson, C., Smith, A., Wi</w:t>
      </w:r>
      <w:r>
        <w:rPr>
          <w:rFonts w:ascii="Times New Roman" w:eastAsia="Times New Roman" w:hAnsi="Times New Roman" w:cs="Times New Roman"/>
          <w:color w:val="000000"/>
          <w:sz w:val="24"/>
          <w:szCs w:val="24"/>
        </w:rPr>
        <w:t>ng, O., Sosa, J., et al. (2021). Combined modeling of US fluvial, pluvial, and coastal flood hazard under current and future climates. Water Resources Research, 57(2). https://doi.org/10.1029/2020wr028673</w:t>
      </w:r>
    </w:p>
    <w:p w14:paraId="1D6E8E04"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Brunner, M. I., Melsen, L. A., Wood, A. W., Rakovec</w:t>
      </w:r>
      <w:r>
        <w:rPr>
          <w:rFonts w:ascii="Times New Roman" w:eastAsia="Times New Roman" w:hAnsi="Times New Roman" w:cs="Times New Roman"/>
          <w:color w:val="000000"/>
          <w:sz w:val="24"/>
          <w:szCs w:val="24"/>
        </w:rPr>
        <w:t>, O., Mizukami, N., Knoben, W. J. M., &amp; Clark, M. P. (2020). Flood hazard and change impact assessments may profit from rethinking model calibration strategies. Hydrology and Earth System Sciences Discussions, 1–19.</w:t>
      </w:r>
    </w:p>
    <w:p w14:paraId="354AE182"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Chester, M. V., Shane Underwood, B., &amp; S</w:t>
      </w:r>
      <w:r>
        <w:rPr>
          <w:rFonts w:ascii="Times New Roman" w:eastAsia="Times New Roman" w:hAnsi="Times New Roman" w:cs="Times New Roman"/>
          <w:color w:val="000000"/>
          <w:sz w:val="24"/>
          <w:szCs w:val="24"/>
        </w:rPr>
        <w:t xml:space="preserve">amaras, C. (2020). Keeping infrastructure reliable under climate uncertainty. Nature Climate Change. </w:t>
      </w:r>
      <w:hyperlink r:id="rId160">
        <w:r>
          <w:rPr>
            <w:rFonts w:ascii="Times New Roman" w:eastAsia="Times New Roman" w:hAnsi="Times New Roman" w:cs="Times New Roman"/>
            <w:color w:val="1155CC"/>
            <w:sz w:val="24"/>
            <w:szCs w:val="24"/>
            <w:u w:val="single"/>
          </w:rPr>
          <w:t>https://doi.org/10.1038/s41558-020-0741-0</w:t>
        </w:r>
      </w:hyperlink>
    </w:p>
    <w:p w14:paraId="14B9F898"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Gilks, W. R., &amp; Berzuini, C. (2001). Following a mov</w:t>
      </w:r>
      <w:r>
        <w:rPr>
          <w:rFonts w:ascii="Times New Roman" w:eastAsia="Times New Roman" w:hAnsi="Times New Roman" w:cs="Times New Roman"/>
          <w:sz w:val="24"/>
          <w:szCs w:val="24"/>
        </w:rPr>
        <w:t>ing target—Monte Carlo inference for dynamic Bayesian models. Journal of the Royal Statistical Society: Series B (Statistical Methodology), 63(1), 127-146.</w:t>
      </w:r>
    </w:p>
    <w:p w14:paraId="3D8293D2"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Gou, J., Miao, C., Duan, Q., Tang, Q., Di, Z., Liao, W., et al. (2020). Sensitivity Analysis‐Based </w:t>
      </w:r>
      <w:r>
        <w:rPr>
          <w:rFonts w:ascii="Times New Roman" w:eastAsia="Times New Roman" w:hAnsi="Times New Roman" w:cs="Times New Roman"/>
          <w:color w:val="000000"/>
          <w:sz w:val="24"/>
          <w:szCs w:val="24"/>
        </w:rPr>
        <w:lastRenderedPageBreak/>
        <w:t>A</w:t>
      </w:r>
      <w:r>
        <w:rPr>
          <w:rFonts w:ascii="Times New Roman" w:eastAsia="Times New Roman" w:hAnsi="Times New Roman" w:cs="Times New Roman"/>
          <w:color w:val="000000"/>
          <w:sz w:val="24"/>
          <w:szCs w:val="24"/>
        </w:rPr>
        <w:t>utomatic Parameter Calibration of the VIC Model for Streamflow Simulations Over China. Water Resources Research. https://doi.org/10.1029/2019wr025968</w:t>
      </w:r>
    </w:p>
    <w:p w14:paraId="556DA665"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Jeremiah, E., Sisson, S., Marshall, L., Mehrotra, R., &amp; Sharma, A. (2011). Bayesian calibration and uncert</w:t>
      </w:r>
      <w:r>
        <w:rPr>
          <w:rFonts w:ascii="Times New Roman" w:eastAsia="Times New Roman" w:hAnsi="Times New Roman" w:cs="Times New Roman"/>
          <w:color w:val="000000"/>
          <w:sz w:val="24"/>
          <w:szCs w:val="24"/>
        </w:rPr>
        <w:t>ainty analysis of hydrological models: A comparison of adaptive Metropolis and sequential Monte Carlo samplers. Water Resources Research, 47(7). https://doi.org/10.1029/2010wr010217</w:t>
      </w:r>
    </w:p>
    <w:p w14:paraId="6A9558FD"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Judi, D. R., Rakowski, C. L., Waichler, S. R., Feng, Y., &amp; Wigmosta, M. S.</w:t>
      </w:r>
      <w:r>
        <w:rPr>
          <w:rFonts w:ascii="Times New Roman" w:eastAsia="Times New Roman" w:hAnsi="Times New Roman" w:cs="Times New Roman"/>
          <w:color w:val="000000"/>
          <w:sz w:val="24"/>
          <w:szCs w:val="24"/>
        </w:rPr>
        <w:t xml:space="preserve"> (2018). Integrated Modeling Approach for the Development of Climate-Informed, Actionable Information. WATER, 10(6), 775.</w:t>
      </w:r>
    </w:p>
    <w:p w14:paraId="7E83DC1D"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Kaipio, J. P., Kolehmainen, V., Somersalo, E., &amp; Vauhkonen, M. (2000). Statistical inversion and Monte Carlo sampling methods in electrical impedance tomography. </w:t>
      </w:r>
      <w:r>
        <w:rPr>
          <w:rFonts w:ascii="Times New Roman" w:eastAsia="Times New Roman" w:hAnsi="Times New Roman" w:cs="Times New Roman"/>
          <w:i/>
          <w:color w:val="222222"/>
          <w:sz w:val="24"/>
          <w:szCs w:val="24"/>
          <w:highlight w:val="white"/>
        </w:rPr>
        <w:t>Inverse problems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16</w:t>
      </w:r>
      <w:r>
        <w:rPr>
          <w:rFonts w:ascii="Times New Roman" w:eastAsia="Times New Roman" w:hAnsi="Times New Roman" w:cs="Times New Roman"/>
          <w:color w:val="222222"/>
          <w:sz w:val="24"/>
          <w:szCs w:val="24"/>
          <w:highlight w:val="white"/>
        </w:rPr>
        <w:t>(5), 1487.</w:t>
      </w:r>
    </w:p>
    <w:p w14:paraId="23A04E8E"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Koren, V., Reed, S., Smith, M., Zhang, Z., &amp; Seo, D.-J. (2004).</w:t>
      </w:r>
      <w:r>
        <w:rPr>
          <w:rFonts w:ascii="Times New Roman" w:eastAsia="Times New Roman" w:hAnsi="Times New Roman" w:cs="Times New Roman"/>
          <w:color w:val="000000"/>
          <w:sz w:val="24"/>
          <w:szCs w:val="24"/>
        </w:rPr>
        <w:t xml:space="preserve"> Hydrology laboratory research modeling system (HL-RMS) of the US national weather service. Journal of Hydrology, 291(3), 297–318.</w:t>
      </w:r>
    </w:p>
    <w:p w14:paraId="57F2678A"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Lee, B. S., Haran, M., Fuller, R. W., Pollard, D., &amp; Keller, K. (2020). A fast particle-based approach for calibrating a 3-D </w:t>
      </w:r>
      <w:r>
        <w:rPr>
          <w:rFonts w:ascii="Times New Roman" w:eastAsia="Times New Roman" w:hAnsi="Times New Roman" w:cs="Times New Roman"/>
          <w:color w:val="000000"/>
          <w:sz w:val="24"/>
          <w:szCs w:val="24"/>
        </w:rPr>
        <w:t xml:space="preserve">model of the Antarctic ice sheet. Annals of Applied Statistics. </w:t>
      </w:r>
      <w:hyperlink r:id="rId161">
        <w:r>
          <w:rPr>
            <w:rFonts w:ascii="Times New Roman" w:eastAsia="Times New Roman" w:hAnsi="Times New Roman" w:cs="Times New Roman"/>
            <w:color w:val="1155CC"/>
            <w:sz w:val="24"/>
            <w:szCs w:val="24"/>
            <w:u w:val="single"/>
          </w:rPr>
          <w:t>https://doi.org/10.1214/19-aoas1305</w:t>
        </w:r>
      </w:hyperlink>
    </w:p>
    <w:p w14:paraId="097AFDB1"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Li, T., Sattar, T. P., Han, Q., &amp; Sun, S. (2013, July). Roughening methods to prevent sample impoveri</w:t>
      </w:r>
      <w:r>
        <w:rPr>
          <w:rFonts w:ascii="Times New Roman" w:eastAsia="Times New Roman" w:hAnsi="Times New Roman" w:cs="Times New Roman"/>
          <w:sz w:val="24"/>
          <w:szCs w:val="24"/>
        </w:rPr>
        <w:t>shment in the particle PHD filter. In Proceedings of the 16th international conference on information fusion (pp. 17-22). IEEE.</w:t>
      </w:r>
    </w:p>
    <w:p w14:paraId="4E6319A2"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Liu, Z., &amp; Merwade, V. (2018). Accounting for model structure, parameter and input forcing uncertainty in flood inundation model</w:t>
      </w:r>
      <w:r>
        <w:rPr>
          <w:rFonts w:ascii="Times New Roman" w:eastAsia="Times New Roman" w:hAnsi="Times New Roman" w:cs="Times New Roman"/>
          <w:color w:val="000000"/>
          <w:sz w:val="24"/>
          <w:szCs w:val="24"/>
        </w:rPr>
        <w:t xml:space="preserve">ing using Bayesian model averaging. Journal of </w:t>
      </w:r>
      <w:r>
        <w:rPr>
          <w:rFonts w:ascii="Times New Roman" w:eastAsia="Times New Roman" w:hAnsi="Times New Roman" w:cs="Times New Roman"/>
          <w:color w:val="000000"/>
          <w:sz w:val="24"/>
          <w:szCs w:val="24"/>
        </w:rPr>
        <w:lastRenderedPageBreak/>
        <w:t>Hydrology, 565, 138–149.</w:t>
      </w:r>
    </w:p>
    <w:p w14:paraId="4ADB4DBE"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Pianosi, F., Beven, K., Freer, J., Hall, J. W., Rougier, J., Stephenson, D. B., &amp; Wagener, T. (2016). Sensitivity analysis of environmental models: A systematic review with practical w</w:t>
      </w:r>
      <w:r>
        <w:rPr>
          <w:rFonts w:ascii="Times New Roman" w:eastAsia="Times New Roman" w:hAnsi="Times New Roman" w:cs="Times New Roman"/>
          <w:color w:val="000000"/>
          <w:sz w:val="24"/>
          <w:szCs w:val="24"/>
        </w:rPr>
        <w:t>orkflow. Environmental Modelling &amp; Software, 79, 214–232.</w:t>
      </w:r>
    </w:p>
    <w:p w14:paraId="5A424F75"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Rajib, A., Liu, Z., Merwade, V., Tavakoly, A. A., &amp; Follum, M. L. (2020). Towards a large-scale locally relevant flood inundation modeling framework using SWAT and LISFLOOD-FP. Journal of Hydrology,</w:t>
      </w:r>
      <w:r>
        <w:rPr>
          <w:rFonts w:ascii="Times New Roman" w:eastAsia="Times New Roman" w:hAnsi="Times New Roman" w:cs="Times New Roman"/>
          <w:color w:val="000000"/>
          <w:sz w:val="24"/>
          <w:szCs w:val="24"/>
        </w:rPr>
        <w:t xml:space="preserve"> 581, 124406.</w:t>
      </w:r>
    </w:p>
    <w:p w14:paraId="3CEF28C0"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Salas, J. D., Obeysekera, J., &amp; Vogel, R. M. (2018). Techniques for assessing water infrastructure for nonstationary extreme events: a review. Hydrological Sciences Journal, 63(3), 325–352.</w:t>
      </w:r>
    </w:p>
    <w:p w14:paraId="3DFB2125"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Sanders, B. F., Schubert, J. E., Goodrich, K. A., Houston, D., Feldman, D. L., Basolo, V., et al. (2020). Collaborative Modeling With Fine‐Resolution Data Enhances Flood Awareness, Minimizes Differences in Flood Perception, and Produces Actionable Flood Ma</w:t>
      </w:r>
      <w:r>
        <w:rPr>
          <w:rFonts w:ascii="Times New Roman" w:eastAsia="Times New Roman" w:hAnsi="Times New Roman" w:cs="Times New Roman"/>
          <w:color w:val="000000"/>
          <w:sz w:val="24"/>
          <w:szCs w:val="24"/>
        </w:rPr>
        <w:t>ps. Earth’s Future. https://doi.org/10.1029/2019ef001391</w:t>
      </w:r>
    </w:p>
    <w:p w14:paraId="663368A6"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Shafii, M., Tolson, B., &amp; Shawn Matott, L. (2015). Addressing subjective decision-making inherent in GLUE-based multi-criteria rainfall–runoff model calibration. Journal of Hydrology, 523, 693–705.</w:t>
      </w:r>
    </w:p>
    <w:p w14:paraId="5D428AD5"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harma, S., Gomez, M., Keller, K., Nicholas, R., &amp; Mejia, A. (2021). Regional Flood Risk Projections under Climate Change. Journal of Hydrometeorology, -1(aop). https://doi.org/10.1175/JHM-D-20-0238.1</w:t>
      </w:r>
    </w:p>
    <w:p w14:paraId="5CD5081C"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 Y., Feng, Q., Zhu, G., Gu, C., Wang, Y., Shang, S., </w:t>
      </w:r>
      <w:r>
        <w:rPr>
          <w:rFonts w:ascii="Times New Roman" w:eastAsia="Times New Roman" w:hAnsi="Times New Roman" w:cs="Times New Roman"/>
          <w:color w:val="000000"/>
          <w:sz w:val="24"/>
          <w:szCs w:val="24"/>
        </w:rPr>
        <w:t>et al. (2018). A hierarchical Bayesian approach for multi‐site optimization of a satellite‐based evapotranspiration model. Hydrological Processes, 32(26), 3907–3923.</w:t>
      </w:r>
    </w:p>
    <w:p w14:paraId="73A5083D"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Tang, Y., Reed, P., van Werkhoven, K., &amp; Wagener, T. (2007). Advancing the identification </w:t>
      </w:r>
      <w:r>
        <w:rPr>
          <w:rFonts w:ascii="Times New Roman" w:eastAsia="Times New Roman" w:hAnsi="Times New Roman" w:cs="Times New Roman"/>
          <w:color w:val="000000"/>
          <w:sz w:val="24"/>
          <w:szCs w:val="24"/>
        </w:rPr>
        <w:t>and evaluation of distributed rainfall-runoff models using global sensitivity analysis. Water Resources Research, 43(6). https://doi.org/10.1029/2006wr005813</w:t>
      </w:r>
    </w:p>
    <w:p w14:paraId="1D3A05D9"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Thorstensen, A., Nguyen, P., Hsu, K., &amp; Sorooshian, S. (2016). Using Densely Distributed Soil Mois</w:t>
      </w:r>
      <w:r>
        <w:rPr>
          <w:rFonts w:ascii="Times New Roman" w:eastAsia="Times New Roman" w:hAnsi="Times New Roman" w:cs="Times New Roman"/>
          <w:color w:val="000000"/>
          <w:sz w:val="24"/>
          <w:szCs w:val="24"/>
        </w:rPr>
        <w:t>ture Observations for Calibration of a Hydrologic Model. Journal of Hydrometeorology, 17(2), 571–590.</w:t>
      </w:r>
    </w:p>
    <w:p w14:paraId="55FF08B5"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Wasko, C., Westra, S., Nathan, R., Orr, H. G., Villarini, G., Villalobos Herrera, R., &amp; Fowler, H. J. (2021). Incorporating climate change in flood estima</w:t>
      </w:r>
      <w:r>
        <w:rPr>
          <w:rFonts w:ascii="Times New Roman" w:eastAsia="Times New Roman" w:hAnsi="Times New Roman" w:cs="Times New Roman"/>
          <w:color w:val="000000"/>
          <w:sz w:val="24"/>
          <w:szCs w:val="24"/>
        </w:rPr>
        <w:t>tion guidance. Philosophical Transactions. Series A, Mathematical, Physical, and Engineering Sciences, 379(2195), 20190548.</w:t>
      </w:r>
    </w:p>
    <w:p w14:paraId="33FDEE68"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Wing, O. E. J., Bates, P. D., Smith, A. M., Sampson, C. C., Johnson, K. A., Fargione, J., &amp; Morefield, P. (2018). Estimates of prese</w:t>
      </w:r>
      <w:r>
        <w:rPr>
          <w:rFonts w:ascii="Times New Roman" w:eastAsia="Times New Roman" w:hAnsi="Times New Roman" w:cs="Times New Roman"/>
          <w:color w:val="000000"/>
          <w:sz w:val="24"/>
          <w:szCs w:val="24"/>
        </w:rPr>
        <w:t>nt and future flood risk in the conterminous United States. Environmental Research Letters: ERL [Web Site], 13(3), 034023.</w:t>
      </w:r>
    </w:p>
    <w:p w14:paraId="2FAFDFC7"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Winsemius, H. C., Jeroen C J, van Beek, L. P. H., Bierkens, M. F. P., Bouwman, A., Jongman, B., et al. (2015). Global drivers of futu</w:t>
      </w:r>
      <w:r>
        <w:rPr>
          <w:rFonts w:ascii="Times New Roman" w:eastAsia="Times New Roman" w:hAnsi="Times New Roman" w:cs="Times New Roman"/>
          <w:color w:val="000000"/>
          <w:sz w:val="24"/>
          <w:szCs w:val="24"/>
        </w:rPr>
        <w:t>re river flood risk. Nature Climate Change, 6(4), 381–385.</w:t>
      </w:r>
    </w:p>
    <w:p w14:paraId="0928A086"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Wong, T. E., &amp; Keller, K. (2017). Deep Uncertainty Surrounding Coastal Flood Risk Projections: A Case Study for New Orleans. Earth’s Future. https://doi.org/10.1002/2017ef000607</w:t>
      </w:r>
    </w:p>
    <w:p w14:paraId="76A2F63D" w14:textId="77777777" w:rsidR="00644C69" w:rsidRDefault="00635DE6">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Zarekarizi, M., Srikrishnan, V., &amp; Keller, K. (2020). Neglecting uncertainties biases house-elevation decisions to manage riverine flood risks. Nature Communications, 11(1), 5361.</w:t>
      </w:r>
    </w:p>
    <w:p w14:paraId="64CD7FE3" w14:textId="77777777" w:rsidR="00644C69" w:rsidRDefault="00635DE6">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Zhu, G., Li, X., Ma, J., Wang, Y., Liu, S., Huang, C., et al. (2018). A new </w:t>
      </w:r>
      <w:r>
        <w:rPr>
          <w:rFonts w:ascii="Times New Roman" w:eastAsia="Times New Roman" w:hAnsi="Times New Roman" w:cs="Times New Roman"/>
          <w:color w:val="000000"/>
          <w:sz w:val="24"/>
          <w:szCs w:val="24"/>
        </w:rPr>
        <w:t xml:space="preserve">moving strategy for the sequential Monte Carlo approach in optimizing the hydrological model parameters. </w:t>
      </w:r>
      <w:r>
        <w:rPr>
          <w:rFonts w:ascii="Times New Roman" w:eastAsia="Times New Roman" w:hAnsi="Times New Roman" w:cs="Times New Roman"/>
          <w:color w:val="000000"/>
          <w:sz w:val="24"/>
          <w:szCs w:val="24"/>
        </w:rPr>
        <w:lastRenderedPageBreak/>
        <w:t>Advances in Water Resources, 114, 164–179.</w:t>
      </w:r>
    </w:p>
    <w:p w14:paraId="3AB01FE0" w14:textId="77777777" w:rsidR="00644C69" w:rsidRDefault="00644C69">
      <w:pPr>
        <w:widowControl w:val="0"/>
        <w:pBdr>
          <w:top w:val="nil"/>
          <w:left w:val="nil"/>
          <w:bottom w:val="nil"/>
          <w:right w:val="nil"/>
          <w:between w:val="nil"/>
        </w:pBdr>
        <w:rPr>
          <w:rFonts w:ascii="Times New Roman" w:eastAsia="Times New Roman" w:hAnsi="Times New Roman" w:cs="Times New Roman"/>
          <w:sz w:val="24"/>
          <w:szCs w:val="24"/>
        </w:rPr>
      </w:pPr>
    </w:p>
    <w:sectPr w:rsidR="00644C69">
      <w:footerReference w:type="default" r:id="rId16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eiyon Lee" w:date="2021-11-22T10:44:00Z" w:initials="SL">
    <w:p w14:paraId="57CF2B8C" w14:textId="26BE331B" w:rsidR="00752B3C" w:rsidRDefault="00752B3C">
      <w:pPr>
        <w:pStyle w:val="CommentText"/>
      </w:pPr>
      <w:r>
        <w:rPr>
          <w:rStyle w:val="CommentReference"/>
        </w:rPr>
        <w:annotationRef/>
      </w:r>
      <w:r>
        <w:t>How does this improve flood risk estimates?</w:t>
      </w:r>
    </w:p>
    <w:p w14:paraId="69BB5185" w14:textId="689E7870" w:rsidR="00C63A25" w:rsidRDefault="00C63A25">
      <w:pPr>
        <w:pStyle w:val="CommentText"/>
      </w:pPr>
    </w:p>
    <w:p w14:paraId="227F585A" w14:textId="3685B723" w:rsidR="00C63A25" w:rsidRDefault="00C63A25" w:rsidP="00C63A25">
      <w:pPr>
        <w:pStyle w:val="CommentText"/>
        <w:numPr>
          <w:ilvl w:val="0"/>
          <w:numId w:val="1"/>
        </w:numPr>
      </w:pPr>
      <w:r>
        <w:t>Should we say “We demonstrate that accounting for parametric uncertainty provides more accurate predictions as well as prediction ranges.”</w:t>
      </w:r>
    </w:p>
    <w:p w14:paraId="296037BA" w14:textId="46662611" w:rsidR="00752B3C" w:rsidRDefault="00752B3C">
      <w:pPr>
        <w:pStyle w:val="CommentText"/>
      </w:pPr>
    </w:p>
  </w:comment>
  <w:comment w:id="15" w:author="Seiyon Lee" w:date="2021-11-22T10:49:00Z" w:initials="SL">
    <w:p w14:paraId="0CCFEDF7" w14:textId="77777777" w:rsidR="006A3CD7" w:rsidRDefault="006A3CD7">
      <w:pPr>
        <w:pStyle w:val="CommentText"/>
      </w:pPr>
      <w:r>
        <w:rPr>
          <w:rStyle w:val="CommentReference"/>
        </w:rPr>
        <w:annotationRef/>
      </w:r>
      <w:r>
        <w:t>Can we be more specific here?</w:t>
      </w:r>
    </w:p>
    <w:p w14:paraId="407723A2" w14:textId="59D2F362" w:rsidR="006A3CD7" w:rsidRDefault="006A3CD7">
      <w:pPr>
        <w:pStyle w:val="CommentText"/>
      </w:pPr>
    </w:p>
  </w:comment>
  <w:comment w:id="38" w:author="Seiyon Lee" w:date="2021-11-22T10:54:00Z" w:initials="SL">
    <w:p w14:paraId="58A3F2CC" w14:textId="40580F73" w:rsidR="00A07085" w:rsidRDefault="00A07085">
      <w:pPr>
        <w:pStyle w:val="CommentText"/>
      </w:pPr>
      <w:r>
        <w:rPr>
          <w:rStyle w:val="CommentReference"/>
        </w:rPr>
        <w:annotationRef/>
      </w:r>
      <w:r>
        <w:t>Is this limited number of observations?</w:t>
      </w:r>
    </w:p>
  </w:comment>
  <w:comment w:id="54" w:author="Seiyon Lee" w:date="2021-11-22T10:59:00Z" w:initials="SL">
    <w:p w14:paraId="1276D0F9" w14:textId="3A1C6B5C" w:rsidR="00F821C8" w:rsidRDefault="00F821C8">
      <w:pPr>
        <w:pStyle w:val="CommentText"/>
      </w:pPr>
      <w:r>
        <w:rPr>
          <w:rStyle w:val="CommentReference"/>
        </w:rPr>
        <w:annotationRef/>
      </w:r>
      <w:r>
        <w:t>Are the “key modeling uncertainties” actually “parametric uncertainties?”</w:t>
      </w:r>
    </w:p>
  </w:comment>
  <w:comment w:id="121" w:author="Seiyon Lee" w:date="2021-11-22T12:03:00Z" w:initials="SL">
    <w:p w14:paraId="1101887E" w14:textId="5550BC40" w:rsidR="00C6093D" w:rsidRDefault="00C6093D">
      <w:pPr>
        <w:pStyle w:val="CommentText"/>
      </w:pPr>
      <w:r>
        <w:rPr>
          <w:rStyle w:val="CommentReference"/>
        </w:rPr>
        <w:annotationRef/>
      </w:r>
      <w:r>
        <w:t>Should this go in the methods section?</w:t>
      </w:r>
    </w:p>
  </w:comment>
  <w:comment w:id="126" w:author="Seiyon Lee" w:date="2021-11-22T13:28:00Z" w:initials="SL">
    <w:p w14:paraId="6566E975" w14:textId="57B046DB" w:rsidR="003E7AAD" w:rsidRDefault="003E7AAD">
      <w:pPr>
        <w:pStyle w:val="CommentText"/>
      </w:pPr>
      <w:r>
        <w:rPr>
          <w:rStyle w:val="CommentReference"/>
        </w:rPr>
        <w:annotationRef/>
      </w:r>
      <w:r>
        <w:t>Does this belong in the methods or Supplement?</w:t>
      </w:r>
    </w:p>
  </w:comment>
  <w:comment w:id="233" w:author="Sanjib Sharma" w:date="2021-11-22T05:22:00Z" w:initials="">
    <w:p w14:paraId="745EE3FF" w14:textId="77777777" w:rsidR="00644C69" w:rsidRDefault="00635DE6">
      <w:pPr>
        <w:widowControl w:val="0"/>
        <w:pBdr>
          <w:top w:val="nil"/>
          <w:left w:val="nil"/>
          <w:bottom w:val="nil"/>
          <w:right w:val="nil"/>
          <w:between w:val="nil"/>
        </w:pBdr>
        <w:spacing w:line="240" w:lineRule="auto"/>
        <w:rPr>
          <w:color w:val="000000"/>
        </w:rPr>
      </w:pPr>
      <w:r>
        <w:rPr>
          <w:color w:val="000000"/>
        </w:rPr>
        <w:t>@slee287@gmu.edu In this paragraph we can highlight the benefit of FaMoS over precalibration...</w:t>
      </w:r>
    </w:p>
    <w:p w14:paraId="775D91D0" w14:textId="77777777" w:rsidR="00644C69" w:rsidRDefault="00635DE6">
      <w:pPr>
        <w:widowControl w:val="0"/>
        <w:pBdr>
          <w:top w:val="nil"/>
          <w:left w:val="nil"/>
          <w:bottom w:val="nil"/>
          <w:right w:val="nil"/>
          <w:between w:val="nil"/>
        </w:pBdr>
        <w:spacing w:line="240" w:lineRule="auto"/>
        <w:rPr>
          <w:color w:val="000000"/>
        </w:rPr>
      </w:pPr>
      <w:r>
        <w:rPr>
          <w:color w:val="000000"/>
        </w:rPr>
        <w:t>_Assigned to slee287@gmu.edu_</w:t>
      </w:r>
    </w:p>
  </w:comment>
  <w:comment w:id="330" w:author="Seiyon Lee" w:date="2021-11-22T13:00:00Z" w:initials="SL">
    <w:p w14:paraId="31A2541E" w14:textId="258CEBC3" w:rsidR="00C63A25" w:rsidRDefault="00C63A25">
      <w:pPr>
        <w:pStyle w:val="CommentText"/>
      </w:pPr>
      <w:r>
        <w:rPr>
          <w:rStyle w:val="CommentReference"/>
        </w:rPr>
        <w:annotationRef/>
      </w:r>
      <w:r>
        <w:t>Can we remove this sentence or provide more specific information about “bad decisions” and “outcomes”?</w:t>
      </w:r>
    </w:p>
  </w:comment>
  <w:comment w:id="338" w:author="Seiyon Lee" w:date="2021-11-22T13:02:00Z" w:initials="SL">
    <w:p w14:paraId="0EBED909" w14:textId="1F99DEB5" w:rsidR="00EC0C71" w:rsidRDefault="00EC0C71">
      <w:pPr>
        <w:pStyle w:val="CommentText"/>
      </w:pPr>
      <w:r>
        <w:rPr>
          <w:rStyle w:val="CommentReference"/>
        </w:rPr>
        <w:annotationRef/>
      </w:r>
      <w:r>
        <w:rPr>
          <w:rStyle w:val="CommentReference"/>
        </w:rPr>
        <w:t>What does “flooded like a bathtub” mean? Can we be more specific here? OR can we remove this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6037BA" w15:done="0"/>
  <w15:commentEx w15:paraId="407723A2" w15:done="0"/>
  <w15:commentEx w15:paraId="58A3F2CC" w15:done="0"/>
  <w15:commentEx w15:paraId="1276D0F9" w15:done="0"/>
  <w15:commentEx w15:paraId="1101887E" w15:done="0"/>
  <w15:commentEx w15:paraId="6566E975" w15:done="0"/>
  <w15:commentEx w15:paraId="775D91D0" w15:done="0"/>
  <w15:commentEx w15:paraId="31A2541E" w15:done="0"/>
  <w15:commentEx w15:paraId="0EBED9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5F30E" w16cex:dateUtc="2021-11-22T15:44:00Z"/>
  <w16cex:commentExtensible w16cex:durableId="2545F44C" w16cex:dateUtc="2021-11-22T15:49:00Z"/>
  <w16cex:commentExtensible w16cex:durableId="2545F577" w16cex:dateUtc="2021-11-22T15:54:00Z"/>
  <w16cex:commentExtensible w16cex:durableId="2545F689" w16cex:dateUtc="2021-11-22T15:59:00Z"/>
  <w16cex:commentExtensible w16cex:durableId="25460596" w16cex:dateUtc="2021-11-22T17:03:00Z"/>
  <w16cex:commentExtensible w16cex:durableId="25461982" w16cex:dateUtc="2021-11-22T18:28:00Z"/>
  <w16cex:commentExtensible w16cex:durableId="2545F26B" w16cex:dateUtc="2021-11-22T10:22:00Z"/>
  <w16cex:commentExtensible w16cex:durableId="254612E7" w16cex:dateUtc="2021-11-22T18:00:00Z"/>
  <w16cex:commentExtensible w16cex:durableId="25461372" w16cex:dateUtc="2021-11-22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6037BA" w16cid:durableId="2545F30E"/>
  <w16cid:commentId w16cid:paraId="407723A2" w16cid:durableId="2545F44C"/>
  <w16cid:commentId w16cid:paraId="58A3F2CC" w16cid:durableId="2545F577"/>
  <w16cid:commentId w16cid:paraId="1276D0F9" w16cid:durableId="2545F689"/>
  <w16cid:commentId w16cid:paraId="1101887E" w16cid:durableId="25460596"/>
  <w16cid:commentId w16cid:paraId="6566E975" w16cid:durableId="25461982"/>
  <w16cid:commentId w16cid:paraId="775D91D0" w16cid:durableId="2545F26B"/>
  <w16cid:commentId w16cid:paraId="31A2541E" w16cid:durableId="254612E7"/>
  <w16cid:commentId w16cid:paraId="0EBED909" w16cid:durableId="254613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26AAB" w14:textId="77777777" w:rsidR="00635DE6" w:rsidRDefault="00635DE6">
      <w:pPr>
        <w:spacing w:line="240" w:lineRule="auto"/>
      </w:pPr>
      <w:r>
        <w:separator/>
      </w:r>
    </w:p>
  </w:endnote>
  <w:endnote w:type="continuationSeparator" w:id="0">
    <w:p w14:paraId="14FDAF6E" w14:textId="77777777" w:rsidR="00635DE6" w:rsidRDefault="00635D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19345" w14:textId="77777777" w:rsidR="00644C69" w:rsidRDefault="00635DE6">
    <w:pPr>
      <w:jc w:val="right"/>
    </w:pPr>
    <w:r>
      <w:fldChar w:fldCharType="begin"/>
    </w:r>
    <w:r>
      <w:instrText>PAGE</w:instrText>
    </w:r>
    <w:r>
      <w:fldChar w:fldCharType="separate"/>
    </w:r>
    <w:r w:rsidR="00752B3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1CFC9" w14:textId="77777777" w:rsidR="00635DE6" w:rsidRDefault="00635DE6">
      <w:pPr>
        <w:spacing w:line="240" w:lineRule="auto"/>
      </w:pPr>
      <w:r>
        <w:separator/>
      </w:r>
    </w:p>
  </w:footnote>
  <w:footnote w:type="continuationSeparator" w:id="0">
    <w:p w14:paraId="0E6B10BB" w14:textId="77777777" w:rsidR="00635DE6" w:rsidRDefault="00635D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8C5DC4"/>
    <w:multiLevelType w:val="hybridMultilevel"/>
    <w:tmpl w:val="CF6E30D8"/>
    <w:lvl w:ilvl="0" w:tplc="E4483626">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iyon Lee">
    <w15:presenceInfo w15:providerId="AD" w15:userId="S::slee287@gmu.edu::d4e7ae12-abe2-40b9-802d-434b280e1b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C69"/>
    <w:rsid w:val="00041E5F"/>
    <w:rsid w:val="000523B6"/>
    <w:rsid w:val="001C3EC0"/>
    <w:rsid w:val="00387D38"/>
    <w:rsid w:val="003E7AAD"/>
    <w:rsid w:val="00486180"/>
    <w:rsid w:val="005C550B"/>
    <w:rsid w:val="00604C25"/>
    <w:rsid w:val="00635DE6"/>
    <w:rsid w:val="00644C69"/>
    <w:rsid w:val="006455F5"/>
    <w:rsid w:val="006A3CD7"/>
    <w:rsid w:val="00752B3C"/>
    <w:rsid w:val="00755F28"/>
    <w:rsid w:val="007A5BB9"/>
    <w:rsid w:val="0084233B"/>
    <w:rsid w:val="00A07085"/>
    <w:rsid w:val="00A83FE7"/>
    <w:rsid w:val="00AB456C"/>
    <w:rsid w:val="00AE78D5"/>
    <w:rsid w:val="00BA200A"/>
    <w:rsid w:val="00BF2340"/>
    <w:rsid w:val="00C6093D"/>
    <w:rsid w:val="00C63A25"/>
    <w:rsid w:val="00EA17A3"/>
    <w:rsid w:val="00EC0C71"/>
    <w:rsid w:val="00F5214E"/>
    <w:rsid w:val="00F8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7D4B79"/>
  <w15:docId w15:val="{307A0691-87B1-0B43-95E6-1C448D228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752B3C"/>
    <w:pPr>
      <w:spacing w:line="240" w:lineRule="auto"/>
    </w:pPr>
  </w:style>
  <w:style w:type="paragraph" w:styleId="CommentSubject">
    <w:name w:val="annotation subject"/>
    <w:basedOn w:val="CommentText"/>
    <w:next w:val="CommentText"/>
    <w:link w:val="CommentSubjectChar"/>
    <w:uiPriority w:val="99"/>
    <w:semiHidden/>
    <w:unhideWhenUsed/>
    <w:rsid w:val="00752B3C"/>
    <w:rPr>
      <w:b/>
      <w:bCs/>
    </w:rPr>
  </w:style>
  <w:style w:type="character" w:customStyle="1" w:styleId="CommentSubjectChar">
    <w:name w:val="Comment Subject Char"/>
    <w:basedOn w:val="CommentTextChar"/>
    <w:link w:val="CommentSubject"/>
    <w:uiPriority w:val="99"/>
    <w:semiHidden/>
    <w:rsid w:val="00752B3C"/>
    <w:rPr>
      <w:b/>
      <w:bCs/>
      <w:sz w:val="20"/>
      <w:szCs w:val="20"/>
    </w:rPr>
  </w:style>
  <w:style w:type="paragraph" w:styleId="Header">
    <w:name w:val="header"/>
    <w:basedOn w:val="Normal"/>
    <w:link w:val="HeaderChar"/>
    <w:uiPriority w:val="99"/>
    <w:unhideWhenUsed/>
    <w:rsid w:val="00F5214E"/>
    <w:pPr>
      <w:tabs>
        <w:tab w:val="center" w:pos="4680"/>
        <w:tab w:val="right" w:pos="9360"/>
      </w:tabs>
      <w:spacing w:line="240" w:lineRule="auto"/>
    </w:pPr>
  </w:style>
  <w:style w:type="character" w:customStyle="1" w:styleId="HeaderChar">
    <w:name w:val="Header Char"/>
    <w:basedOn w:val="DefaultParagraphFont"/>
    <w:link w:val="Header"/>
    <w:uiPriority w:val="99"/>
    <w:rsid w:val="00F5214E"/>
  </w:style>
  <w:style w:type="paragraph" w:styleId="Footer">
    <w:name w:val="footer"/>
    <w:basedOn w:val="Normal"/>
    <w:link w:val="FooterChar"/>
    <w:uiPriority w:val="99"/>
    <w:unhideWhenUsed/>
    <w:rsid w:val="00F5214E"/>
    <w:pPr>
      <w:tabs>
        <w:tab w:val="center" w:pos="4680"/>
        <w:tab w:val="right" w:pos="9360"/>
      </w:tabs>
      <w:spacing w:line="240" w:lineRule="auto"/>
    </w:pPr>
  </w:style>
  <w:style w:type="character" w:customStyle="1" w:styleId="FooterChar">
    <w:name w:val="Footer Char"/>
    <w:basedOn w:val="DefaultParagraphFont"/>
    <w:link w:val="Footer"/>
    <w:uiPriority w:val="99"/>
    <w:rsid w:val="00F521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paperpile.com/b/9lxFNc/72IVp" TargetMode="External"/><Relationship Id="rId21" Type="http://schemas.openxmlformats.org/officeDocument/2006/relationships/hyperlink" Target="https://paperpile.com/c/9lxFNc/uUnA" TargetMode="External"/><Relationship Id="rId42" Type="http://schemas.openxmlformats.org/officeDocument/2006/relationships/image" Target="media/image21.png"/><Relationship Id="rId63" Type="http://schemas.openxmlformats.org/officeDocument/2006/relationships/hyperlink" Target="http://paperpile.com/b/9lxFNc/nUc7o" TargetMode="External"/><Relationship Id="rId84" Type="http://schemas.openxmlformats.org/officeDocument/2006/relationships/hyperlink" Target="http://paperpile.com/b/9lxFNc/uUnA" TargetMode="External"/><Relationship Id="rId138" Type="http://schemas.openxmlformats.org/officeDocument/2006/relationships/hyperlink" Target="http://paperpile.com/b/9lxFNc/8gr4l" TargetMode="External"/><Relationship Id="rId159" Type="http://schemas.openxmlformats.org/officeDocument/2006/relationships/hyperlink" Target="http://paperpile.com/b/9lxFNc/rVyIU" TargetMode="External"/><Relationship Id="rId107" Type="http://schemas.openxmlformats.org/officeDocument/2006/relationships/hyperlink" Target="http://paperpile.com/b/9lxFNc/oByr2" TargetMode="External"/><Relationship Id="rId11" Type="http://schemas.openxmlformats.org/officeDocument/2006/relationships/hyperlink" Target="https://paperpile.com/c/9lxFNc/GrqrC+qyH3w+fQXtd" TargetMode="External"/><Relationship Id="rId32" Type="http://schemas.openxmlformats.org/officeDocument/2006/relationships/image" Target="media/image11.png"/><Relationship Id="rId53" Type="http://schemas.openxmlformats.org/officeDocument/2006/relationships/hyperlink" Target="http://paperpile.com/b/9lxFNc/fQXtd" TargetMode="External"/><Relationship Id="rId74" Type="http://schemas.openxmlformats.org/officeDocument/2006/relationships/hyperlink" Target="http://paperpile.com/b/9lxFNc/4ELbE" TargetMode="External"/><Relationship Id="rId128" Type="http://schemas.openxmlformats.org/officeDocument/2006/relationships/hyperlink" Target="http://paperpile.com/b/9lxFNc/1bLwF" TargetMode="External"/><Relationship Id="rId149" Type="http://schemas.openxmlformats.org/officeDocument/2006/relationships/hyperlink" Target="http://paperpile.com/b/9lxFNc/GrqrC" TargetMode="External"/><Relationship Id="rId5" Type="http://schemas.openxmlformats.org/officeDocument/2006/relationships/footnotes" Target="footnotes.xml"/><Relationship Id="rId95" Type="http://schemas.openxmlformats.org/officeDocument/2006/relationships/hyperlink" Target="http://paperpile.com/b/9lxFNc/NT0K" TargetMode="External"/><Relationship Id="rId160" Type="http://schemas.openxmlformats.org/officeDocument/2006/relationships/hyperlink" Target="https://doi.org/10.1038/s41558-020-0741-0" TargetMode="External"/><Relationship Id="rId22" Type="http://schemas.openxmlformats.org/officeDocument/2006/relationships/image" Target="media/image1.png"/><Relationship Id="rId43" Type="http://schemas.openxmlformats.org/officeDocument/2006/relationships/image" Target="media/image22.png"/><Relationship Id="rId64" Type="http://schemas.openxmlformats.org/officeDocument/2006/relationships/hyperlink" Target="http://paperpile.com/b/9lxFNc/nUc7o" TargetMode="External"/><Relationship Id="rId118" Type="http://schemas.openxmlformats.org/officeDocument/2006/relationships/hyperlink" Target="http://paperpile.com/b/9lxFNc/72IVp" TargetMode="External"/><Relationship Id="rId139" Type="http://schemas.openxmlformats.org/officeDocument/2006/relationships/hyperlink" Target="http://paperpile.com/b/9lxFNc/8gr4l" TargetMode="External"/><Relationship Id="rId85" Type="http://schemas.openxmlformats.org/officeDocument/2006/relationships/hyperlink" Target="http://paperpile.com/b/9lxFNc/uUnA" TargetMode="External"/><Relationship Id="rId150" Type="http://schemas.openxmlformats.org/officeDocument/2006/relationships/hyperlink" Target="http://paperpile.com/b/9lxFNc/GrqrC" TargetMode="External"/><Relationship Id="rId12" Type="http://schemas.openxmlformats.org/officeDocument/2006/relationships/hyperlink" Target="https://paperpile.com/c/9lxFNc/8gr4l+9gFVx+XijHS+72IVp+nUc7o" TargetMode="External"/><Relationship Id="rId17" Type="http://schemas.openxmlformats.org/officeDocument/2006/relationships/hyperlink" Target="https://paperpile.com/c/9lxFNc/NT0K" TargetMode="Externa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hyperlink" Target="http://paperpile.com/b/9lxFNc/JLmo8" TargetMode="External"/><Relationship Id="rId103" Type="http://schemas.openxmlformats.org/officeDocument/2006/relationships/hyperlink" Target="http://paperpile.com/b/9lxFNc/XLdw" TargetMode="External"/><Relationship Id="rId108" Type="http://schemas.openxmlformats.org/officeDocument/2006/relationships/hyperlink" Target="http://paperpile.com/b/9lxFNc/oByr2" TargetMode="External"/><Relationship Id="rId124" Type="http://schemas.openxmlformats.org/officeDocument/2006/relationships/hyperlink" Target="http://dx.doi.org/10.1029/2019ef001391" TargetMode="External"/><Relationship Id="rId129" Type="http://schemas.openxmlformats.org/officeDocument/2006/relationships/hyperlink" Target="http://paperpile.com/b/9lxFNc/1bLwF" TargetMode="External"/><Relationship Id="rId54" Type="http://schemas.openxmlformats.org/officeDocument/2006/relationships/hyperlink" Target="http://paperpile.com/b/9lxFNc/fQXtd" TargetMode="External"/><Relationship Id="rId70" Type="http://schemas.openxmlformats.org/officeDocument/2006/relationships/hyperlink" Target="http://paperpile.com/b/9lxFNc/u3Xxf" TargetMode="External"/><Relationship Id="rId75" Type="http://schemas.openxmlformats.org/officeDocument/2006/relationships/hyperlink" Target="http://paperpile.com/b/9lxFNc/4ELbE" TargetMode="External"/><Relationship Id="rId91" Type="http://schemas.openxmlformats.org/officeDocument/2006/relationships/hyperlink" Target="http://paperpile.com/b/9lxFNc/NT0K" TargetMode="External"/><Relationship Id="rId96" Type="http://schemas.openxmlformats.org/officeDocument/2006/relationships/hyperlink" Target="http://paperpile.com/b/9lxFNc/xrOj" TargetMode="External"/><Relationship Id="rId140" Type="http://schemas.openxmlformats.org/officeDocument/2006/relationships/hyperlink" Target="http://paperpile.com/b/9lxFNc/8gr4l" TargetMode="External"/><Relationship Id="rId145" Type="http://schemas.openxmlformats.org/officeDocument/2006/relationships/hyperlink" Target="http://paperpile.com/b/9lxFNc/qyH3w" TargetMode="External"/><Relationship Id="rId161" Type="http://schemas.openxmlformats.org/officeDocument/2006/relationships/hyperlink" Target="https://doi.org/10.1214/19-aoas1305"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image" Target="media/image28.png"/><Relationship Id="rId114" Type="http://schemas.openxmlformats.org/officeDocument/2006/relationships/hyperlink" Target="http://paperpile.com/b/9lxFNc/aRP7D" TargetMode="External"/><Relationship Id="rId119" Type="http://schemas.openxmlformats.org/officeDocument/2006/relationships/hyperlink" Target="http://paperpile.com/b/9lxFNc/72IVp" TargetMode="External"/><Relationship Id="rId44" Type="http://schemas.openxmlformats.org/officeDocument/2006/relationships/image" Target="media/image23.png"/><Relationship Id="rId60" Type="http://schemas.openxmlformats.org/officeDocument/2006/relationships/hyperlink" Target="http://paperpile.com/b/9lxFNc/JLmo8" TargetMode="External"/><Relationship Id="rId65" Type="http://schemas.openxmlformats.org/officeDocument/2006/relationships/hyperlink" Target="http://dx.doi.org/10.1038/s41558-020-0741-0" TargetMode="External"/><Relationship Id="rId81" Type="http://schemas.openxmlformats.org/officeDocument/2006/relationships/hyperlink" Target="http://paperpile.com/b/9lxFNc/uUnA" TargetMode="External"/><Relationship Id="rId86" Type="http://schemas.openxmlformats.org/officeDocument/2006/relationships/hyperlink" Target="http://paperpile.com/b/9lxFNc/yPBP" TargetMode="External"/><Relationship Id="rId130" Type="http://schemas.openxmlformats.org/officeDocument/2006/relationships/hyperlink" Target="http://dx.doi.org/10.1175/JHM-D-20-0238.1" TargetMode="External"/><Relationship Id="rId135" Type="http://schemas.openxmlformats.org/officeDocument/2006/relationships/hyperlink" Target="http://paperpile.com/b/9lxFNc/mIBQy" TargetMode="External"/><Relationship Id="rId151" Type="http://schemas.openxmlformats.org/officeDocument/2006/relationships/hyperlink" Target="http://paperpile.com/b/9lxFNc/XijHS" TargetMode="External"/><Relationship Id="rId156" Type="http://schemas.openxmlformats.org/officeDocument/2006/relationships/hyperlink" Target="http://paperpile.com/b/9lxFNc/rVyIU" TargetMode="External"/><Relationship Id="rId13" Type="http://schemas.openxmlformats.org/officeDocument/2006/relationships/hyperlink" Target="https://paperpile.com/c/9lxFNc/u3Xxf+JLmo8+qyH3w+oByr2+1bLwF+5VPxv" TargetMode="External"/><Relationship Id="rId18" Type="http://schemas.openxmlformats.org/officeDocument/2006/relationships/hyperlink" Target="https://paperpile.com/c/9lxFNc/XLdw" TargetMode="External"/><Relationship Id="rId39" Type="http://schemas.openxmlformats.org/officeDocument/2006/relationships/image" Target="media/image18.png"/><Relationship Id="rId109" Type="http://schemas.openxmlformats.org/officeDocument/2006/relationships/hyperlink" Target="http://paperpile.com/b/9lxFNc/oByr2" TargetMode="External"/><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hyperlink" Target="http://dx.doi.org/10.1002/2016ef000485" TargetMode="External"/><Relationship Id="rId76" Type="http://schemas.openxmlformats.org/officeDocument/2006/relationships/hyperlink" Target="http://paperpile.com/b/9lxFNc/9gFVx" TargetMode="External"/><Relationship Id="rId97" Type="http://schemas.openxmlformats.org/officeDocument/2006/relationships/hyperlink" Target="http://paperpile.com/b/9lxFNc/xrOj" TargetMode="External"/><Relationship Id="rId104" Type="http://schemas.openxmlformats.org/officeDocument/2006/relationships/hyperlink" Target="http://paperpile.com/b/9lxFNc/XLdw" TargetMode="External"/><Relationship Id="rId120" Type="http://schemas.openxmlformats.org/officeDocument/2006/relationships/hyperlink" Target="http://paperpile.com/b/9lxFNc/72IVp" TargetMode="External"/><Relationship Id="rId125" Type="http://schemas.openxmlformats.org/officeDocument/2006/relationships/hyperlink" Target="http://paperpile.com/b/9lxFNc/1bLwF" TargetMode="External"/><Relationship Id="rId141" Type="http://schemas.openxmlformats.org/officeDocument/2006/relationships/hyperlink" Target="http://paperpile.com/b/9lxFNc/qyH3w" TargetMode="External"/><Relationship Id="rId146" Type="http://schemas.openxmlformats.org/officeDocument/2006/relationships/hyperlink" Target="http://paperpile.com/b/9lxFNc/GrqrC" TargetMode="External"/><Relationship Id="rId7" Type="http://schemas.openxmlformats.org/officeDocument/2006/relationships/comments" Target="comments.xml"/><Relationship Id="rId71" Type="http://schemas.openxmlformats.org/officeDocument/2006/relationships/hyperlink" Target="http://paperpile.com/b/9lxFNc/4ELbE" TargetMode="External"/><Relationship Id="rId92" Type="http://schemas.openxmlformats.org/officeDocument/2006/relationships/hyperlink" Target="http://paperpile.com/b/9lxFNc/NT0K" TargetMode="External"/><Relationship Id="rId16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hyperlink" Target="http://paperpile.com/b/9lxFNc/u3Xxf" TargetMode="External"/><Relationship Id="rId87" Type="http://schemas.openxmlformats.org/officeDocument/2006/relationships/hyperlink" Target="http://paperpile.com/b/9lxFNc/yPBP" TargetMode="External"/><Relationship Id="rId110" Type="http://schemas.openxmlformats.org/officeDocument/2006/relationships/hyperlink" Target="http://paperpile.com/b/9lxFNc/oByr2" TargetMode="External"/><Relationship Id="rId115" Type="http://schemas.openxmlformats.org/officeDocument/2006/relationships/hyperlink" Target="http://paperpile.com/b/9lxFNc/aRP7D" TargetMode="External"/><Relationship Id="rId131" Type="http://schemas.openxmlformats.org/officeDocument/2006/relationships/hyperlink" Target="http://paperpile.com/b/9lxFNc/mIBQy" TargetMode="External"/><Relationship Id="rId136" Type="http://schemas.openxmlformats.org/officeDocument/2006/relationships/hyperlink" Target="http://paperpile.com/b/9lxFNc/8gr4l" TargetMode="External"/><Relationship Id="rId157" Type="http://schemas.openxmlformats.org/officeDocument/2006/relationships/hyperlink" Target="http://paperpile.com/b/9lxFNc/rVyIU" TargetMode="External"/><Relationship Id="rId61" Type="http://schemas.openxmlformats.org/officeDocument/2006/relationships/hyperlink" Target="http://dx.doi.org/10.1029/2020wr028673" TargetMode="External"/><Relationship Id="rId82" Type="http://schemas.openxmlformats.org/officeDocument/2006/relationships/hyperlink" Target="http://paperpile.com/b/9lxFNc/uUnA" TargetMode="External"/><Relationship Id="rId152" Type="http://schemas.openxmlformats.org/officeDocument/2006/relationships/hyperlink" Target="http://paperpile.com/b/9lxFNc/XijHS" TargetMode="External"/><Relationship Id="rId19" Type="http://schemas.openxmlformats.org/officeDocument/2006/relationships/hyperlink" Target="https://paperpile.com/c/9lxFNc/xrOj" TargetMode="External"/><Relationship Id="rId14" Type="http://schemas.openxmlformats.org/officeDocument/2006/relationships/hyperlink" Target="https://paperpile.com/c/9lxFNc/rVyIU+XijH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paperpile.com/b/9lxFNc/JLmo8" TargetMode="External"/><Relationship Id="rId77" Type="http://schemas.openxmlformats.org/officeDocument/2006/relationships/hyperlink" Target="http://paperpile.com/b/9lxFNc/9gFVx" TargetMode="External"/><Relationship Id="rId100" Type="http://schemas.openxmlformats.org/officeDocument/2006/relationships/hyperlink" Target="http://paperpile.com/b/9lxFNc/xrOj" TargetMode="External"/><Relationship Id="rId105" Type="http://schemas.openxmlformats.org/officeDocument/2006/relationships/hyperlink" Target="http://paperpile.com/b/9lxFNc/XLdw" TargetMode="External"/><Relationship Id="rId126" Type="http://schemas.openxmlformats.org/officeDocument/2006/relationships/hyperlink" Target="http://paperpile.com/b/9lxFNc/1bLwF" TargetMode="External"/><Relationship Id="rId147" Type="http://schemas.openxmlformats.org/officeDocument/2006/relationships/hyperlink" Target="http://paperpile.com/b/9lxFNc/GrqrC" TargetMode="External"/><Relationship Id="rId8" Type="http://schemas.microsoft.com/office/2011/relationships/commentsExtended" Target="commentsExtended.xml"/><Relationship Id="rId51" Type="http://schemas.openxmlformats.org/officeDocument/2006/relationships/image" Target="media/image30.png"/><Relationship Id="rId72" Type="http://schemas.openxmlformats.org/officeDocument/2006/relationships/hyperlink" Target="http://paperpile.com/b/9lxFNc/4ELbE" TargetMode="External"/><Relationship Id="rId93" Type="http://schemas.openxmlformats.org/officeDocument/2006/relationships/hyperlink" Target="http://paperpile.com/b/9lxFNc/NT0K" TargetMode="External"/><Relationship Id="rId98" Type="http://schemas.openxmlformats.org/officeDocument/2006/relationships/hyperlink" Target="http://paperpile.com/b/9lxFNc/xrOj" TargetMode="External"/><Relationship Id="rId121" Type="http://schemas.openxmlformats.org/officeDocument/2006/relationships/hyperlink" Target="http://paperpile.com/b/9lxFNc/5VPxv" TargetMode="External"/><Relationship Id="rId142" Type="http://schemas.openxmlformats.org/officeDocument/2006/relationships/hyperlink" Target="http://paperpile.com/b/9lxFNc/qyH3w" TargetMode="External"/><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image" Target="media/image25.png"/><Relationship Id="rId67" Type="http://schemas.openxmlformats.org/officeDocument/2006/relationships/hyperlink" Target="http://paperpile.com/b/9lxFNc/u3Xxf" TargetMode="External"/><Relationship Id="rId116" Type="http://schemas.openxmlformats.org/officeDocument/2006/relationships/hyperlink" Target="http://paperpile.com/b/9lxFNc/72IVp" TargetMode="External"/><Relationship Id="rId137" Type="http://schemas.openxmlformats.org/officeDocument/2006/relationships/hyperlink" Target="http://paperpile.com/b/9lxFNc/8gr4l" TargetMode="External"/><Relationship Id="rId158" Type="http://schemas.openxmlformats.org/officeDocument/2006/relationships/hyperlink" Target="http://paperpile.com/b/9lxFNc/rVyIU" TargetMode="External"/><Relationship Id="rId20" Type="http://schemas.openxmlformats.org/officeDocument/2006/relationships/hyperlink" Target="https://paperpile.com/c/9lxFNc/yPBP" TargetMode="External"/><Relationship Id="rId41" Type="http://schemas.openxmlformats.org/officeDocument/2006/relationships/image" Target="media/image20.png"/><Relationship Id="rId62" Type="http://schemas.openxmlformats.org/officeDocument/2006/relationships/hyperlink" Target="http://paperpile.com/b/9lxFNc/nUc7o" TargetMode="External"/><Relationship Id="rId83" Type="http://schemas.openxmlformats.org/officeDocument/2006/relationships/hyperlink" Target="http://paperpile.com/b/9lxFNc/uUnA" TargetMode="External"/><Relationship Id="rId88" Type="http://schemas.openxmlformats.org/officeDocument/2006/relationships/hyperlink" Target="http://paperpile.com/b/9lxFNc/yPBP" TargetMode="External"/><Relationship Id="rId111" Type="http://schemas.openxmlformats.org/officeDocument/2006/relationships/hyperlink" Target="http://paperpile.com/b/9lxFNc/aRP7D" TargetMode="External"/><Relationship Id="rId132" Type="http://schemas.openxmlformats.org/officeDocument/2006/relationships/hyperlink" Target="http://paperpile.com/b/9lxFNc/mIBQy" TargetMode="External"/><Relationship Id="rId153" Type="http://schemas.openxmlformats.org/officeDocument/2006/relationships/hyperlink" Target="http://paperpile.com/b/9lxFNc/XijHS" TargetMode="External"/><Relationship Id="rId15" Type="http://schemas.openxmlformats.org/officeDocument/2006/relationships/hyperlink" Target="https://paperpile.com/c/9lxFNc/mIBQy+aRP7D+4ELbE" TargetMode="External"/><Relationship Id="rId36" Type="http://schemas.openxmlformats.org/officeDocument/2006/relationships/image" Target="media/image15.png"/><Relationship Id="rId57" Type="http://schemas.openxmlformats.org/officeDocument/2006/relationships/hyperlink" Target="http://paperpile.com/b/9lxFNc/JLmo8" TargetMode="External"/><Relationship Id="rId106" Type="http://schemas.openxmlformats.org/officeDocument/2006/relationships/hyperlink" Target="http://paperpile.com/b/9lxFNc/oByr2" TargetMode="External"/><Relationship Id="rId127" Type="http://schemas.openxmlformats.org/officeDocument/2006/relationships/hyperlink" Target="http://paperpile.com/b/9lxFNc/1bLwF" TargetMode="External"/><Relationship Id="rId10" Type="http://schemas.microsoft.com/office/2018/08/relationships/commentsExtensible" Target="commentsExtensible.xml"/><Relationship Id="rId31" Type="http://schemas.openxmlformats.org/officeDocument/2006/relationships/image" Target="media/image10.png"/><Relationship Id="rId52" Type="http://schemas.openxmlformats.org/officeDocument/2006/relationships/hyperlink" Target="http://paperpile.com/b/9lxFNc/fQXtd" TargetMode="External"/><Relationship Id="rId73" Type="http://schemas.openxmlformats.org/officeDocument/2006/relationships/hyperlink" Target="http://paperpile.com/b/9lxFNc/4ELbE" TargetMode="External"/><Relationship Id="rId78" Type="http://schemas.openxmlformats.org/officeDocument/2006/relationships/hyperlink" Target="http://paperpile.com/b/9lxFNc/9gFVx" TargetMode="External"/><Relationship Id="rId94" Type="http://schemas.openxmlformats.org/officeDocument/2006/relationships/hyperlink" Target="http://paperpile.com/b/9lxFNc/NT0K" TargetMode="External"/><Relationship Id="rId99" Type="http://schemas.openxmlformats.org/officeDocument/2006/relationships/hyperlink" Target="http://paperpile.com/b/9lxFNc/xrOj" TargetMode="External"/><Relationship Id="rId101" Type="http://schemas.openxmlformats.org/officeDocument/2006/relationships/hyperlink" Target="http://paperpile.com/b/9lxFNc/XLdw" TargetMode="External"/><Relationship Id="rId122" Type="http://schemas.openxmlformats.org/officeDocument/2006/relationships/hyperlink" Target="http://paperpile.com/b/9lxFNc/5VPxv" TargetMode="External"/><Relationship Id="rId143" Type="http://schemas.openxmlformats.org/officeDocument/2006/relationships/hyperlink" Target="http://paperpile.com/b/9lxFNc/qyH3w" TargetMode="External"/><Relationship Id="rId148" Type="http://schemas.openxmlformats.org/officeDocument/2006/relationships/hyperlink" Target="http://paperpile.com/b/9lxFNc/GrqrC" TargetMode="External"/><Relationship Id="rId164"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26" Type="http://schemas.openxmlformats.org/officeDocument/2006/relationships/image" Target="media/image5.png"/><Relationship Id="rId47" Type="http://schemas.openxmlformats.org/officeDocument/2006/relationships/image" Target="media/image26.png"/><Relationship Id="rId68" Type="http://schemas.openxmlformats.org/officeDocument/2006/relationships/hyperlink" Target="http://paperpile.com/b/9lxFNc/u3Xxf" TargetMode="External"/><Relationship Id="rId89" Type="http://schemas.openxmlformats.org/officeDocument/2006/relationships/hyperlink" Target="http://paperpile.com/b/9lxFNc/yPBP" TargetMode="External"/><Relationship Id="rId112" Type="http://schemas.openxmlformats.org/officeDocument/2006/relationships/hyperlink" Target="http://paperpile.com/b/9lxFNc/aRP7D" TargetMode="External"/><Relationship Id="rId133" Type="http://schemas.openxmlformats.org/officeDocument/2006/relationships/hyperlink" Target="http://paperpile.com/b/9lxFNc/mIBQy" TargetMode="External"/><Relationship Id="rId154" Type="http://schemas.openxmlformats.org/officeDocument/2006/relationships/hyperlink" Target="http://dx.doi.org/10.1002/2017ef000607" TargetMode="External"/><Relationship Id="rId16" Type="http://schemas.openxmlformats.org/officeDocument/2006/relationships/hyperlink" Target="https://paperpile.com/c/9lxFNc/aRP7D" TargetMode="External"/><Relationship Id="rId37" Type="http://schemas.openxmlformats.org/officeDocument/2006/relationships/image" Target="media/image16.png"/><Relationship Id="rId58" Type="http://schemas.openxmlformats.org/officeDocument/2006/relationships/hyperlink" Target="http://paperpile.com/b/9lxFNc/JLmo8" TargetMode="External"/><Relationship Id="rId79" Type="http://schemas.openxmlformats.org/officeDocument/2006/relationships/hyperlink" Target="http://paperpile.com/b/9lxFNc/9gFVx" TargetMode="External"/><Relationship Id="rId102" Type="http://schemas.openxmlformats.org/officeDocument/2006/relationships/hyperlink" Target="http://paperpile.com/b/9lxFNc/XLdw" TargetMode="External"/><Relationship Id="rId123" Type="http://schemas.openxmlformats.org/officeDocument/2006/relationships/hyperlink" Target="http://paperpile.com/b/9lxFNc/5VPxv" TargetMode="External"/><Relationship Id="rId144" Type="http://schemas.openxmlformats.org/officeDocument/2006/relationships/hyperlink" Target="http://paperpile.com/b/9lxFNc/qyH3w" TargetMode="External"/><Relationship Id="rId90" Type="http://schemas.openxmlformats.org/officeDocument/2006/relationships/hyperlink" Target="http://paperpile.com/b/9lxFNc/yPBP" TargetMode="External"/><Relationship Id="rId165" Type="http://schemas.openxmlformats.org/officeDocument/2006/relationships/theme" Target="theme/theme1.xml"/><Relationship Id="rId27" Type="http://schemas.openxmlformats.org/officeDocument/2006/relationships/image" Target="media/image6.png"/><Relationship Id="rId48" Type="http://schemas.openxmlformats.org/officeDocument/2006/relationships/image" Target="media/image27.png"/><Relationship Id="rId69" Type="http://schemas.openxmlformats.org/officeDocument/2006/relationships/hyperlink" Target="http://paperpile.com/b/9lxFNc/u3Xxf" TargetMode="External"/><Relationship Id="rId113" Type="http://schemas.openxmlformats.org/officeDocument/2006/relationships/hyperlink" Target="http://paperpile.com/b/9lxFNc/aRP7D" TargetMode="External"/><Relationship Id="rId134" Type="http://schemas.openxmlformats.org/officeDocument/2006/relationships/hyperlink" Target="http://paperpile.com/b/9lxFNc/mIBQy" TargetMode="External"/><Relationship Id="rId80" Type="http://schemas.openxmlformats.org/officeDocument/2006/relationships/hyperlink" Target="http://paperpile.com/b/9lxFNc/9gFVx" TargetMode="External"/><Relationship Id="rId155" Type="http://schemas.openxmlformats.org/officeDocument/2006/relationships/hyperlink" Target="http://paperpile.com/b/9lxFNc/rVyI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32</Pages>
  <Words>10060</Words>
  <Characters>57346</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Seiyon Lee</cp:lastModifiedBy>
  <cp:revision>3</cp:revision>
  <dcterms:created xsi:type="dcterms:W3CDTF">2021-11-22T15:41:00Z</dcterms:created>
  <dcterms:modified xsi:type="dcterms:W3CDTF">2021-11-22T18:44:00Z</dcterms:modified>
</cp:coreProperties>
</file>